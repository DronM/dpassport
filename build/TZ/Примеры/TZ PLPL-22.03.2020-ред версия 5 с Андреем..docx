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6.jpeg" ContentType="image/jpe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widowControl w:val="false"/>
        <w:pBdr/>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tbl>
      <w:tblPr>
        <w:tblStyle w:val="a5"/>
        <w:tblW w:w="10348" w:type="dxa"/>
        <w:jc w:val="left"/>
        <w:tblInd w:w="-34" w:type="dxa"/>
        <w:tblBorders/>
        <w:tblCellMar>
          <w:top w:w="0" w:type="dxa"/>
          <w:left w:w="108" w:type="dxa"/>
          <w:bottom w:w="0" w:type="dxa"/>
          <w:right w:w="108" w:type="dxa"/>
        </w:tblCellMar>
        <w:tblLook w:noVBand="0" w:val="0000" w:noHBand="0" w:lastColumn="0" w:firstColumn="0" w:lastRow="0" w:firstRow="0"/>
      </w:tblPr>
      <w:tblGrid>
        <w:gridCol w:w="708"/>
        <w:gridCol w:w="1134"/>
        <w:gridCol w:w="3402"/>
        <w:gridCol w:w="1"/>
        <w:gridCol w:w="282"/>
        <w:gridCol w:w="1"/>
        <w:gridCol w:w="1560"/>
        <w:gridCol w:w="141"/>
        <w:gridCol w:w="3119"/>
      </w:tblGrid>
      <w:tr>
        <w:trPr/>
        <w:tc>
          <w:tcPr>
            <w:tcW w:w="5245" w:type="dxa"/>
            <w:gridSpan w:val="4"/>
            <w:tcBorders/>
            <w:shd w:fill="auto" w:val="clear"/>
          </w:tcPr>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"УТВЕРЖДАЮ" </w:t>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(ОТ ИСПОЛНИТЕЛЯ)</w:t>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tc>
        <w:tc>
          <w:tcPr>
            <w:tcW w:w="283" w:type="dxa"/>
            <w:gridSpan w:val="2"/>
            <w:tcBorders/>
            <w:shd w:fill="auto" w:val="clear"/>
          </w:tcPr>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tc>
        <w:tc>
          <w:tcPr>
            <w:tcW w:w="4820" w:type="dxa"/>
            <w:gridSpan w:val="3"/>
            <w:tcBorders/>
            <w:shd w:fill="auto" w:val="clear"/>
          </w:tcPr>
          <w:p>
            <w:pPr>
              <w:pStyle w:val="Normal"/>
              <w:spacing w:lineRule="auto" w:line="276"/>
              <w:ind w:right="0" w:hanging="0"/>
              <w:jc w:val="right"/>
              <w:rPr>
                <w:rFonts w:ascii="Times New Roman" w:hAnsi="Times New Roman" w:eastAsia="Play" w:cs="Times New Roman"/>
                <w:sz w:val="28"/>
                <w:szCs w:val="28"/>
              </w:rPr>
            </w:pPr>
            <w:r>
              <w:rPr>
                <w:rFonts w:eastAsia="Play" w:cs="Times New Roman" w:ascii="Times New Roman" w:hAnsi="Times New Roman"/>
                <w:sz w:val="28"/>
                <w:szCs w:val="28"/>
              </w:rPr>
              <w:t>"УТВЕРЖДАЮ"</w:t>
            </w:r>
          </w:p>
          <w:p>
            <w:pPr>
              <w:pStyle w:val="Normal"/>
              <w:spacing w:lineRule="auto" w:line="276"/>
              <w:ind w:right="0" w:hanging="0"/>
              <w:jc w:val="right"/>
              <w:rPr>
                <w:rFonts w:ascii="Times New Roman" w:hAnsi="Times New Roman" w:eastAsia="Play" w:cs="Times New Roman"/>
                <w:sz w:val="28"/>
                <w:szCs w:val="28"/>
              </w:rPr>
            </w:pPr>
            <w:r>
              <w:rPr>
                <w:rFonts w:eastAsia="Play" w:cs="Times New Roman" w:ascii="Times New Roman" w:hAnsi="Times New Roman"/>
                <w:sz w:val="28"/>
                <w:szCs w:val="28"/>
              </w:rPr>
              <w:t>(ОТ ЗАКАЗЧИКА)</w:t>
            </w:r>
          </w:p>
          <w:p>
            <w:pPr>
              <w:pStyle w:val="Normal"/>
              <w:spacing w:lineRule="auto" w:line="276"/>
              <w:ind w:right="0" w:hanging="0"/>
              <w:jc w:val="right"/>
              <w:rPr>
                <w:rFonts w:ascii="Times New Roman" w:hAnsi="Times New Roman" w:eastAsia="Play" w:cs="Times New Roman"/>
                <w:sz w:val="28"/>
                <w:szCs w:val="28"/>
              </w:rPr>
            </w:pPr>
            <w:r>
              <w:rPr>
                <w:rFonts w:eastAsia="Play" w:cs="Times New Roman" w:ascii="Times New Roman" w:hAnsi="Times New Roman"/>
                <w:sz w:val="28"/>
                <w:szCs w:val="28"/>
              </w:rPr>
              <w:t xml:space="preserve">Генеральный директор </w:t>
            </w:r>
          </w:p>
          <w:p>
            <w:pPr>
              <w:pStyle w:val="Normal"/>
              <w:spacing w:lineRule="auto" w:line="276"/>
              <w:ind w:right="0" w:hanging="0"/>
              <w:jc w:val="right"/>
              <w:rPr>
                <w:rFonts w:ascii="Times New Roman" w:hAnsi="Times New Roman" w:eastAsia="Play" w:cs="Times New Roman"/>
                <w:sz w:val="28"/>
                <w:szCs w:val="28"/>
              </w:rPr>
            </w:pPr>
            <w:r>
              <w:rPr>
                <w:rFonts w:eastAsia="Play" w:cs="Times New Roman" w:ascii="Times New Roman" w:hAnsi="Times New Roman"/>
                <w:sz w:val="28"/>
                <w:szCs w:val="28"/>
              </w:rPr>
              <w:t xml:space="preserve">ООО «Полимерпласт» </w:t>
            </w:r>
          </w:p>
          <w:p>
            <w:pPr>
              <w:pStyle w:val="Normal"/>
              <w:spacing w:lineRule="auto" w:line="276"/>
              <w:ind w:right="0" w:hanging="0"/>
              <w:jc w:val="right"/>
              <w:rPr>
                <w:rFonts w:ascii="Times New Roman" w:hAnsi="Times New Roman" w:eastAsia="Play" w:cs="Times New Roman"/>
                <w:sz w:val="28"/>
                <w:szCs w:val="28"/>
              </w:rPr>
            </w:pPr>
            <w:r>
              <w:rPr>
                <w:rFonts w:eastAsia="Play" w:cs="Times New Roman" w:ascii="Times New Roman" w:hAnsi="Times New Roman"/>
                <w:sz w:val="28"/>
                <w:szCs w:val="28"/>
              </w:rPr>
            </w:r>
          </w:p>
        </w:tc>
      </w:tr>
      <w:tr>
        <w:trPr/>
        <w:tc>
          <w:tcPr>
            <w:tcW w:w="1842" w:type="dxa"/>
            <w:gridSpan w:val="2"/>
            <w:tcBorders/>
            <w:shd w:fill="auto" w:val="clear"/>
          </w:tcPr>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tc>
        <w:tc>
          <w:tcPr>
            <w:tcW w:w="3403" w:type="dxa"/>
            <w:gridSpan w:val="2"/>
            <w:tcBorders/>
            <w:shd w:fill="auto" w:val="clear"/>
          </w:tcPr>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tc>
        <w:tc>
          <w:tcPr>
            <w:tcW w:w="283" w:type="dxa"/>
            <w:gridSpan w:val="2"/>
            <w:tcBorders/>
            <w:shd w:fill="auto" w:val="clear"/>
          </w:tcPr>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tc>
        <w:tc>
          <w:tcPr>
            <w:tcW w:w="1560" w:type="dxa"/>
            <w:tcBorders/>
            <w:shd w:fill="auto" w:val="clear"/>
          </w:tcPr>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 </w:t>
            </w:r>
          </w:p>
        </w:tc>
        <w:tc>
          <w:tcPr>
            <w:tcW w:w="3260" w:type="dxa"/>
            <w:gridSpan w:val="2"/>
            <w:tcBorders/>
            <w:shd w:fill="auto" w:val="clear"/>
          </w:tcPr>
          <w:p>
            <w:pPr>
              <w:pStyle w:val="Normal"/>
              <w:spacing w:lineRule="auto" w:line="276"/>
              <w:ind w:right="0" w:hanging="0"/>
              <w:jc w:val="right"/>
              <w:rPr>
                <w:rFonts w:ascii="Times New Roman" w:hAnsi="Times New Roman" w:eastAsia="Play" w:cs="Times New Roman"/>
                <w:sz w:val="28"/>
                <w:szCs w:val="28"/>
              </w:rPr>
            </w:pPr>
            <w:r>
              <w:rPr>
                <w:rFonts w:eastAsia="Play" w:cs="Times New Roman" w:ascii="Times New Roman" w:hAnsi="Times New Roman"/>
                <w:sz w:val="28"/>
                <w:szCs w:val="28"/>
              </w:rPr>
              <w:t>Классен Е.В.</w:t>
            </w:r>
          </w:p>
        </w:tc>
      </w:tr>
      <w:tr>
        <w:trPr>
          <w:trHeight w:val="60" w:hRule="atLeast"/>
        </w:trPr>
        <w:tc>
          <w:tcPr>
            <w:tcW w:w="708" w:type="dxa"/>
            <w:tcBorders/>
            <w:shd w:fill="auto" w:val="clear"/>
          </w:tcPr>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м.п.</w:t>
            </w:r>
          </w:p>
        </w:tc>
        <w:tc>
          <w:tcPr>
            <w:tcW w:w="4536" w:type="dxa"/>
            <w:gridSpan w:val="2"/>
            <w:tcBorders/>
            <w:shd w:fill="auto" w:val="clear"/>
          </w:tcPr>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"____" ________ 2019 года</w:t>
            </w:r>
          </w:p>
        </w:tc>
        <w:tc>
          <w:tcPr>
            <w:tcW w:w="283" w:type="dxa"/>
            <w:gridSpan w:val="2"/>
            <w:tcBorders/>
            <w:shd w:fill="auto" w:val="clear"/>
          </w:tcPr>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tc>
        <w:tc>
          <w:tcPr>
            <w:tcW w:w="1702" w:type="dxa"/>
            <w:gridSpan w:val="3"/>
            <w:tcBorders/>
            <w:shd w:fill="auto" w:val="clear"/>
          </w:tcPr>
          <w:p>
            <w:pPr>
              <w:pStyle w:val="Normal"/>
              <w:spacing w:lineRule="auto" w:line="276"/>
              <w:ind w:right="0" w:hanging="0"/>
              <w:jc w:val="right"/>
              <w:rPr>
                <w:rFonts w:ascii="Times New Roman" w:hAnsi="Times New Roman" w:eastAsia="Play" w:cs="Times New Roman"/>
                <w:sz w:val="28"/>
                <w:szCs w:val="28"/>
              </w:rPr>
            </w:pPr>
            <w:r>
              <w:rPr>
                <w:rFonts w:eastAsia="Play" w:cs="Times New Roman" w:ascii="Times New Roman" w:hAnsi="Times New Roman"/>
                <w:sz w:val="28"/>
                <w:szCs w:val="28"/>
              </w:rPr>
              <w:t>м.п.</w:t>
            </w:r>
          </w:p>
        </w:tc>
        <w:tc>
          <w:tcPr>
            <w:tcW w:w="3119" w:type="dxa"/>
            <w:tcBorders/>
            <w:shd w:fill="auto" w:val="clear"/>
          </w:tcPr>
          <w:p>
            <w:pPr>
              <w:pStyle w:val="Normal"/>
              <w:spacing w:lineRule="auto" w:line="276"/>
              <w:ind w:right="0" w:hanging="0"/>
              <w:jc w:val="right"/>
              <w:rPr>
                <w:rFonts w:ascii="Times New Roman" w:hAnsi="Times New Roman" w:eastAsia="Play" w:cs="Times New Roman"/>
                <w:sz w:val="28"/>
                <w:szCs w:val="28"/>
              </w:rPr>
            </w:pPr>
            <w:r>
              <w:rPr>
                <w:rFonts w:eastAsia="Play" w:cs="Times New Roman" w:ascii="Times New Roman" w:hAnsi="Times New Roman"/>
                <w:sz w:val="28"/>
                <w:szCs w:val="28"/>
              </w:rPr>
              <w:t>"____" ______ 2019 года</w:t>
            </w:r>
          </w:p>
        </w:tc>
      </w:tr>
    </w:tbl>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Normal"/>
        <w:spacing w:lineRule="auto" w:line="276" w:before="0" w:after="240"/>
        <w:ind w:right="0" w:hanging="0"/>
        <w:jc w:val="center"/>
        <w:rPr>
          <w:rFonts w:ascii="Times New Roman" w:hAnsi="Times New Roman" w:eastAsia="Play" w:cs="Times New Roman"/>
          <w:smallCaps/>
          <w:sz w:val="28"/>
          <w:szCs w:val="28"/>
        </w:rPr>
      </w:pPr>
      <w:r>
        <w:rPr>
          <w:rFonts w:eastAsia="Play" w:cs="Times New Roman" w:ascii="Times New Roman" w:hAnsi="Times New Roman"/>
          <w:smallCaps/>
          <w:sz w:val="28"/>
          <w:szCs w:val="28"/>
        </w:rPr>
        <w:t>ТЕХНИЧЕСКОЕ ЗАДАНИЕ</w:t>
      </w:r>
    </w:p>
    <w:p>
      <w:pPr>
        <w:pStyle w:val="Normal"/>
        <w:spacing w:lineRule="auto" w:line="276" w:before="0" w:after="240"/>
        <w:ind w:right="0" w:hanging="0"/>
        <w:jc w:val="center"/>
        <w:rPr>
          <w:rFonts w:ascii="Times New Roman" w:hAnsi="Times New Roman" w:eastAsia="Play" w:cs="Times New Roman"/>
          <w:sz w:val="28"/>
          <w:szCs w:val="28"/>
        </w:rPr>
      </w:pPr>
      <w:r>
        <w:rPr>
          <w:rFonts w:eastAsia="Play" w:cs="Times New Roman" w:ascii="Times New Roman" w:hAnsi="Times New Roman"/>
          <w:sz w:val="28"/>
          <w:szCs w:val="28"/>
        </w:rPr>
        <w:t>на создание и внедрение</w:t>
      </w:r>
    </w:p>
    <w:p>
      <w:pPr>
        <w:pStyle w:val="Normal"/>
        <w:spacing w:lineRule="auto" w:line="276"/>
        <w:ind w:right="0" w:hanging="0"/>
        <w:jc w:val="center"/>
        <w:rPr>
          <w:rFonts w:ascii="Times New Roman" w:hAnsi="Times New Roman" w:eastAsia="Play" w:cs="Times New Roman"/>
          <w:sz w:val="28"/>
          <w:szCs w:val="28"/>
        </w:rPr>
      </w:pPr>
      <w:r>
        <w:rPr>
          <w:rFonts w:eastAsia="Play" w:cs="Times New Roman" w:ascii="Times New Roman" w:hAnsi="Times New Roman"/>
          <w:sz w:val="28"/>
          <w:szCs w:val="28"/>
        </w:rPr>
        <w:t>Автоматизированной системы контроля движения материалов и продуктов для производства Пенополистирола</w:t>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r>
        <w:br w:type="page"/>
      </w:r>
    </w:p>
    <w:p>
      <w:pPr>
        <w:pStyle w:val="1"/>
        <w:spacing w:lineRule="auto" w:line="276"/>
        <w:ind w:right="0" w:hanging="0"/>
        <w:jc w:val="both"/>
        <w:rPr/>
      </w:pPr>
      <w:r>
        <w:rPr/>
      </w:r>
    </w:p>
    <w:sdt>
      <w:sdtPr>
        <w:docPartObj>
          <w:docPartGallery w:val="Table of Contents"/>
          <w:docPartUnique w:val="true"/>
        </w:docPartObj>
        <w:id w:val="1788022189"/>
      </w:sdtPr>
      <w:sdtContent>
        <w:p>
          <w:pPr>
            <w:pStyle w:val="11"/>
            <w:tabs>
              <w:tab w:val="right" w:pos="9628" w:leader="none"/>
            </w:tabs>
            <w:spacing w:lineRule="auto" w:line="276"/>
            <w:rPr>
              <w:rFonts w:ascii="Times New Roman" w:hAnsi="Times New Roman" w:eastAsia="" w:cs="Times New Roman" w:eastAsiaTheme="minorEastAsia"/>
              <w:sz w:val="28"/>
              <w:szCs w:val="28"/>
            </w:rPr>
          </w:pPr>
          <w:r>
            <w:fldChar w:fldCharType="begin"/>
          </w:r>
          <w:r>
            <w:rPr>
              <w:webHidden/>
              <w:rStyle w:val="Style8"/>
              <w:sz w:val="28"/>
              <w:u w:val="none"/>
              <w:szCs w:val="28"/>
              <w:rFonts w:cs="Times New Roman" w:ascii="Times New Roman" w:hAnsi="Times New Roman"/>
            </w:rPr>
            <w:instrText> TOC \z \o "1-9" \u \h</w:instrText>
          </w:r>
          <w:r>
            <w:rPr>
              <w:webHidden/>
              <w:rStyle w:val="Style8"/>
              <w:sz w:val="28"/>
              <w:u w:val="none"/>
              <w:szCs w:val="28"/>
              <w:rFonts w:cs="Times New Roman" w:ascii="Times New Roman" w:hAnsi="Times New Roman"/>
            </w:rPr>
            <w:fldChar w:fldCharType="separate"/>
          </w:r>
          <w:hyperlink w:anchor="_Toc15287931">
            <w:r>
              <w:rPr>
                <w:webHidden/>
                <w:rStyle w:val="Style8"/>
                <w:rFonts w:cs="Times New Roman" w:ascii="Times New Roman" w:hAnsi="Times New Roman"/>
                <w:sz w:val="28"/>
                <w:szCs w:val="28"/>
                <w:u w:val="none"/>
              </w:rPr>
              <w:t>1. Общие сведения</w:t>
            </w:r>
            <w:r>
              <w:rPr>
                <w:webHidden/>
              </w:rPr>
              <w:fldChar w:fldCharType="begin"/>
            </w:r>
            <w:r>
              <w:rPr>
                <w:webHidden/>
              </w:rPr>
              <w:instrText>PAGEREF _Toc15287931 \h</w:instrText>
            </w:r>
            <w:r>
              <w:rPr>
                <w:webHidden/>
              </w:rPr>
              <w:fldChar w:fldCharType="separate"/>
            </w:r>
            <w:r>
              <w:rPr>
                <w:rStyle w:val="Style8"/>
                <w:rFonts w:cs="Times New Roman" w:ascii="Times New Roman" w:hAnsi="Times New Roman"/>
                <w:vanish w:val="false"/>
                <w:sz w:val="28"/>
                <w:szCs w:val="28"/>
              </w:rPr>
              <w:tab/>
              <w:t>4</w:t>
            </w:r>
            <w:r>
              <w:rPr>
                <w:webHidden/>
              </w:rPr>
              <w:fldChar w:fldCharType="end"/>
            </w:r>
          </w:hyperlink>
        </w:p>
        <w:p>
          <w:pPr>
            <w:pStyle w:val="21"/>
            <w:tabs>
              <w:tab w:val="right" w:pos="9628" w:leader="none"/>
            </w:tabs>
            <w:spacing w:lineRule="auto" w:line="276"/>
            <w:rPr>
              <w:rFonts w:ascii="Times New Roman" w:hAnsi="Times New Roman" w:eastAsia="" w:cs="Times New Roman" w:eastAsiaTheme="minorEastAsia"/>
              <w:sz w:val="28"/>
              <w:szCs w:val="28"/>
            </w:rPr>
          </w:pPr>
          <w:hyperlink w:anchor="_Toc15287932">
            <w:r>
              <w:rPr>
                <w:webHidden/>
                <w:rStyle w:val="Style8"/>
                <w:rFonts w:cs="Times New Roman" w:ascii="Times New Roman" w:hAnsi="Times New Roman"/>
                <w:sz w:val="28"/>
                <w:szCs w:val="28"/>
                <w:u w:val="none"/>
              </w:rPr>
              <w:t>1.1. Основание для выполнения работ</w:t>
            </w:r>
            <w:r>
              <w:rPr>
                <w:webHidden/>
              </w:rPr>
              <w:fldChar w:fldCharType="begin"/>
            </w:r>
            <w:r>
              <w:rPr>
                <w:webHidden/>
              </w:rPr>
              <w:instrText>PAGEREF _Toc15287932 \h</w:instrText>
            </w:r>
            <w:r>
              <w:rPr>
                <w:webHidden/>
              </w:rPr>
              <w:fldChar w:fldCharType="separate"/>
            </w:r>
            <w:r>
              <w:rPr>
                <w:rStyle w:val="Style8"/>
                <w:rFonts w:cs="Times New Roman" w:ascii="Times New Roman" w:hAnsi="Times New Roman"/>
                <w:vanish w:val="false"/>
                <w:sz w:val="28"/>
                <w:szCs w:val="28"/>
              </w:rPr>
              <w:tab/>
              <w:t>4</w:t>
            </w:r>
            <w:r>
              <w:rPr>
                <w:webHidden/>
              </w:rPr>
              <w:fldChar w:fldCharType="end"/>
            </w:r>
          </w:hyperlink>
        </w:p>
        <w:p>
          <w:pPr>
            <w:pStyle w:val="21"/>
            <w:tabs>
              <w:tab w:val="right" w:pos="9628" w:leader="none"/>
            </w:tabs>
            <w:spacing w:lineRule="auto" w:line="276"/>
            <w:rPr>
              <w:rFonts w:ascii="Times New Roman" w:hAnsi="Times New Roman" w:eastAsia="" w:cs="Times New Roman" w:eastAsiaTheme="minorEastAsia"/>
              <w:sz w:val="28"/>
              <w:szCs w:val="28"/>
            </w:rPr>
          </w:pPr>
          <w:hyperlink w:anchor="_Toc15287933">
            <w:r>
              <w:rPr>
                <w:webHidden/>
                <w:rStyle w:val="Style8"/>
                <w:rFonts w:cs="Times New Roman" w:ascii="Times New Roman" w:hAnsi="Times New Roman"/>
                <w:sz w:val="28"/>
                <w:szCs w:val="28"/>
                <w:u w:val="none"/>
              </w:rPr>
              <w:t>1.2.  Полное наименование Системы и ее условное обозначение</w:t>
            </w:r>
            <w:r>
              <w:rPr>
                <w:webHidden/>
              </w:rPr>
              <w:fldChar w:fldCharType="begin"/>
            </w:r>
            <w:r>
              <w:rPr>
                <w:webHidden/>
              </w:rPr>
              <w:instrText>PAGEREF _Toc15287933 \h</w:instrText>
            </w:r>
            <w:r>
              <w:rPr>
                <w:webHidden/>
              </w:rPr>
              <w:fldChar w:fldCharType="separate"/>
            </w:r>
            <w:r>
              <w:rPr>
                <w:rStyle w:val="Style8"/>
                <w:rFonts w:cs="Times New Roman" w:ascii="Times New Roman" w:hAnsi="Times New Roman"/>
                <w:vanish w:val="false"/>
                <w:sz w:val="28"/>
                <w:szCs w:val="28"/>
              </w:rPr>
              <w:tab/>
              <w:t>4</w:t>
            </w:r>
            <w:r>
              <w:rPr>
                <w:webHidden/>
              </w:rPr>
              <w:fldChar w:fldCharType="end"/>
            </w:r>
          </w:hyperlink>
        </w:p>
        <w:p>
          <w:pPr>
            <w:pStyle w:val="21"/>
            <w:tabs>
              <w:tab w:val="right" w:pos="9628" w:leader="none"/>
            </w:tabs>
            <w:spacing w:lineRule="auto" w:line="276"/>
            <w:rPr>
              <w:rFonts w:ascii="Times New Roman" w:hAnsi="Times New Roman" w:eastAsia="" w:cs="Times New Roman" w:eastAsiaTheme="minorEastAsia"/>
              <w:sz w:val="28"/>
              <w:szCs w:val="28"/>
            </w:rPr>
          </w:pPr>
          <w:hyperlink w:anchor="_Toc15287934">
            <w:r>
              <w:rPr>
                <w:webHidden/>
                <w:rStyle w:val="Style8"/>
                <w:rFonts w:cs="Times New Roman" w:ascii="Times New Roman" w:hAnsi="Times New Roman"/>
                <w:sz w:val="28"/>
                <w:szCs w:val="28"/>
                <w:u w:val="none"/>
              </w:rPr>
              <w:t>1.3. Наименование Заказчика и Исполнителя</w:t>
            </w:r>
            <w:r>
              <w:rPr>
                <w:webHidden/>
              </w:rPr>
              <w:fldChar w:fldCharType="begin"/>
            </w:r>
            <w:r>
              <w:rPr>
                <w:webHidden/>
              </w:rPr>
              <w:instrText>PAGEREF _Toc15287934 \h</w:instrText>
            </w:r>
            <w:r>
              <w:rPr>
                <w:webHidden/>
              </w:rPr>
              <w:fldChar w:fldCharType="separate"/>
            </w:r>
            <w:r>
              <w:rPr>
                <w:rStyle w:val="Style8"/>
                <w:rFonts w:cs="Times New Roman" w:ascii="Times New Roman" w:hAnsi="Times New Roman"/>
                <w:vanish w:val="false"/>
                <w:sz w:val="28"/>
                <w:szCs w:val="28"/>
              </w:rPr>
              <w:tab/>
              <w:t>4</w:t>
            </w:r>
            <w:r>
              <w:rPr>
                <w:webHidden/>
              </w:rPr>
              <w:fldChar w:fldCharType="end"/>
            </w:r>
          </w:hyperlink>
        </w:p>
        <w:p>
          <w:pPr>
            <w:pStyle w:val="21"/>
            <w:tabs>
              <w:tab w:val="right" w:pos="9628" w:leader="none"/>
            </w:tabs>
            <w:spacing w:lineRule="auto" w:line="276"/>
            <w:rPr>
              <w:rFonts w:ascii="Times New Roman" w:hAnsi="Times New Roman" w:eastAsia="" w:cs="Times New Roman" w:eastAsiaTheme="minorEastAsia"/>
              <w:sz w:val="28"/>
              <w:szCs w:val="28"/>
            </w:rPr>
          </w:pPr>
          <w:hyperlink w:anchor="_Toc15287935">
            <w:r>
              <w:rPr>
                <w:webHidden/>
                <w:rStyle w:val="Style8"/>
                <w:rFonts w:cs="Times New Roman" w:ascii="Times New Roman" w:hAnsi="Times New Roman"/>
                <w:sz w:val="28"/>
                <w:szCs w:val="28"/>
                <w:u w:val="none"/>
              </w:rPr>
              <w:t>1.4. Начало и окончание работ</w:t>
            </w:r>
            <w:r>
              <w:rPr>
                <w:webHidden/>
              </w:rPr>
              <w:fldChar w:fldCharType="begin"/>
            </w:r>
            <w:r>
              <w:rPr>
                <w:webHidden/>
              </w:rPr>
              <w:instrText>PAGEREF _Toc15287935 \h</w:instrText>
            </w:r>
            <w:r>
              <w:rPr>
                <w:webHidden/>
              </w:rPr>
              <w:fldChar w:fldCharType="separate"/>
            </w:r>
            <w:r>
              <w:rPr>
                <w:rStyle w:val="Style8"/>
                <w:rFonts w:cs="Times New Roman" w:ascii="Times New Roman" w:hAnsi="Times New Roman"/>
                <w:vanish w:val="false"/>
                <w:sz w:val="28"/>
                <w:szCs w:val="28"/>
              </w:rPr>
              <w:tab/>
              <w:t>4</w:t>
            </w:r>
            <w:r>
              <w:rPr>
                <w:webHidden/>
              </w:rPr>
              <w:fldChar w:fldCharType="end"/>
            </w:r>
          </w:hyperlink>
        </w:p>
        <w:p>
          <w:pPr>
            <w:pStyle w:val="21"/>
            <w:tabs>
              <w:tab w:val="right" w:pos="9628" w:leader="none"/>
            </w:tabs>
            <w:spacing w:lineRule="auto" w:line="276"/>
            <w:rPr>
              <w:rFonts w:ascii="Times New Roman" w:hAnsi="Times New Roman" w:eastAsia="" w:cs="Times New Roman" w:eastAsiaTheme="minorEastAsia"/>
              <w:sz w:val="28"/>
              <w:szCs w:val="28"/>
            </w:rPr>
          </w:pPr>
          <w:hyperlink w:anchor="_Toc15287936">
            <w:r>
              <w:rPr>
                <w:webHidden/>
                <w:rStyle w:val="Style8"/>
                <w:rFonts w:cs="Times New Roman" w:ascii="Times New Roman" w:hAnsi="Times New Roman"/>
                <w:sz w:val="28"/>
                <w:szCs w:val="28"/>
                <w:u w:val="none"/>
              </w:rPr>
              <w:t>1.5. Перечень документов на основании которых создается система</w:t>
            </w:r>
            <w:r>
              <w:rPr>
                <w:webHidden/>
              </w:rPr>
              <w:fldChar w:fldCharType="begin"/>
            </w:r>
            <w:r>
              <w:rPr>
                <w:webHidden/>
              </w:rPr>
              <w:instrText>PAGEREF _Toc15287936 \h</w:instrText>
            </w:r>
            <w:r>
              <w:rPr>
                <w:webHidden/>
              </w:rPr>
              <w:fldChar w:fldCharType="separate"/>
            </w:r>
            <w:r>
              <w:rPr>
                <w:rStyle w:val="Style8"/>
                <w:rFonts w:cs="Times New Roman" w:ascii="Times New Roman" w:hAnsi="Times New Roman"/>
                <w:vanish w:val="false"/>
                <w:sz w:val="28"/>
                <w:szCs w:val="28"/>
              </w:rPr>
              <w:tab/>
              <w:t>4</w:t>
            </w:r>
            <w:r>
              <w:rPr>
                <w:webHidden/>
              </w:rPr>
              <w:fldChar w:fldCharType="end"/>
            </w:r>
          </w:hyperlink>
        </w:p>
        <w:p>
          <w:pPr>
            <w:pStyle w:val="21"/>
            <w:tabs>
              <w:tab w:val="right" w:pos="9628" w:leader="none"/>
            </w:tabs>
            <w:spacing w:lineRule="auto" w:line="276"/>
            <w:rPr>
              <w:rFonts w:ascii="Times New Roman" w:hAnsi="Times New Roman" w:eastAsia="" w:cs="Times New Roman" w:eastAsiaTheme="minorEastAsia"/>
              <w:sz w:val="28"/>
              <w:szCs w:val="28"/>
            </w:rPr>
          </w:pPr>
          <w:hyperlink w:anchor="_Toc15287937">
            <w:r>
              <w:rPr>
                <w:webHidden/>
                <w:rStyle w:val="Style8"/>
                <w:rFonts w:cs="Times New Roman" w:ascii="Times New Roman" w:hAnsi="Times New Roman"/>
                <w:sz w:val="28"/>
                <w:szCs w:val="28"/>
                <w:u w:val="none"/>
              </w:rPr>
              <w:t>1.6. Характеристика документа и его сфера применения</w:t>
            </w:r>
            <w:r>
              <w:rPr>
                <w:webHidden/>
              </w:rPr>
              <w:fldChar w:fldCharType="begin"/>
            </w:r>
            <w:r>
              <w:rPr>
                <w:webHidden/>
              </w:rPr>
              <w:instrText>PAGEREF _Toc15287937 \h</w:instrText>
            </w:r>
            <w:r>
              <w:rPr>
                <w:webHidden/>
              </w:rPr>
              <w:fldChar w:fldCharType="separate"/>
            </w:r>
            <w:r>
              <w:rPr>
                <w:rStyle w:val="Style8"/>
                <w:rFonts w:cs="Times New Roman" w:ascii="Times New Roman" w:hAnsi="Times New Roman"/>
                <w:vanish w:val="false"/>
                <w:sz w:val="28"/>
                <w:szCs w:val="28"/>
              </w:rPr>
              <w:tab/>
              <w:t>5</w:t>
            </w:r>
            <w:r>
              <w:rPr>
                <w:webHidden/>
              </w:rPr>
              <w:fldChar w:fldCharType="end"/>
            </w:r>
          </w:hyperlink>
        </w:p>
        <w:p>
          <w:pPr>
            <w:pStyle w:val="21"/>
            <w:tabs>
              <w:tab w:val="right" w:pos="9628" w:leader="none"/>
            </w:tabs>
            <w:spacing w:lineRule="auto" w:line="276"/>
            <w:rPr>
              <w:rFonts w:ascii="Times New Roman" w:hAnsi="Times New Roman" w:eastAsia="" w:cs="Times New Roman" w:eastAsiaTheme="minorEastAsia"/>
              <w:sz w:val="28"/>
              <w:szCs w:val="28"/>
            </w:rPr>
          </w:pPr>
          <w:hyperlink w:anchor="_Toc15287938">
            <w:r>
              <w:rPr>
                <w:webHidden/>
                <w:rStyle w:val="Style8"/>
                <w:rFonts w:cs="Times New Roman" w:ascii="Times New Roman" w:hAnsi="Times New Roman"/>
                <w:sz w:val="28"/>
                <w:szCs w:val="28"/>
                <w:u w:val="none"/>
              </w:rPr>
              <w:t>1.7. Порядок оформления и предъявления заказчику результатов работ по созданию Системы</w:t>
            </w:r>
            <w:r>
              <w:rPr>
                <w:webHidden/>
              </w:rPr>
              <w:fldChar w:fldCharType="begin"/>
            </w:r>
            <w:r>
              <w:rPr>
                <w:webHidden/>
              </w:rPr>
              <w:instrText>PAGEREF _Toc15287938 \h</w:instrText>
            </w:r>
            <w:r>
              <w:rPr>
                <w:webHidden/>
              </w:rPr>
              <w:fldChar w:fldCharType="separate"/>
            </w:r>
            <w:r>
              <w:rPr>
                <w:rStyle w:val="Style8"/>
                <w:rFonts w:cs="Times New Roman" w:ascii="Times New Roman" w:hAnsi="Times New Roman"/>
                <w:vanish w:val="false"/>
                <w:sz w:val="28"/>
                <w:szCs w:val="28"/>
              </w:rPr>
              <w:tab/>
              <w:t>5</w:t>
            </w:r>
            <w:r>
              <w:rPr>
                <w:webHidden/>
              </w:rPr>
              <w:fldChar w:fldCharType="end"/>
            </w:r>
          </w:hyperlink>
        </w:p>
        <w:p>
          <w:pPr>
            <w:pStyle w:val="72"/>
            <w:tabs>
              <w:tab w:val="right" w:pos="9628" w:leader="none"/>
            </w:tabs>
            <w:spacing w:lineRule="auto" w:line="276"/>
            <w:rPr>
              <w:rFonts w:ascii="Times New Roman" w:hAnsi="Times New Roman" w:eastAsia="" w:cs="Times New Roman" w:eastAsiaTheme="minorEastAsia"/>
              <w:sz w:val="28"/>
              <w:szCs w:val="28"/>
            </w:rPr>
          </w:pPr>
          <w:hyperlink w:anchor="_Toc15287939">
            <w:r>
              <w:rPr>
                <w:webHidden/>
                <w:rStyle w:val="Style8"/>
                <w:rFonts w:cs="Times New Roman" w:ascii="Times New Roman" w:hAnsi="Times New Roman"/>
                <w:sz w:val="28"/>
                <w:szCs w:val="28"/>
                <w:u w:val="none"/>
              </w:rPr>
              <w:t>1.8. Описание деятельности предприятия заказчика</w:t>
            </w:r>
            <w:r>
              <w:rPr>
                <w:webHidden/>
              </w:rPr>
              <w:fldChar w:fldCharType="begin"/>
            </w:r>
            <w:r>
              <w:rPr>
                <w:webHidden/>
              </w:rPr>
              <w:instrText>PAGEREF _Toc15287939 \h</w:instrText>
            </w:r>
            <w:r>
              <w:rPr>
                <w:webHidden/>
              </w:rPr>
              <w:fldChar w:fldCharType="separate"/>
            </w:r>
            <w:r>
              <w:rPr>
                <w:rStyle w:val="Style8"/>
                <w:rFonts w:cs="Times New Roman" w:ascii="Times New Roman" w:hAnsi="Times New Roman"/>
                <w:vanish w:val="false"/>
                <w:sz w:val="28"/>
                <w:szCs w:val="28"/>
              </w:rPr>
              <w:tab/>
              <w:t>6</w:t>
            </w:r>
            <w:r>
              <w:rPr>
                <w:webHidden/>
              </w:rPr>
              <w:fldChar w:fldCharType="end"/>
            </w:r>
          </w:hyperlink>
        </w:p>
        <w:p>
          <w:pPr>
            <w:pStyle w:val="21"/>
            <w:tabs>
              <w:tab w:val="right" w:pos="9628" w:leader="none"/>
            </w:tabs>
            <w:spacing w:lineRule="auto" w:line="276"/>
            <w:rPr>
              <w:rFonts w:ascii="Times New Roman" w:hAnsi="Times New Roman" w:eastAsia="" w:cs="Times New Roman" w:eastAsiaTheme="minorEastAsia"/>
              <w:sz w:val="28"/>
              <w:szCs w:val="28"/>
            </w:rPr>
          </w:pPr>
          <w:hyperlink w:anchor="_Toc15287940">
            <w:r>
              <w:rPr>
                <w:webHidden/>
                <w:rStyle w:val="Style8"/>
                <w:rFonts w:cs="Times New Roman" w:ascii="Times New Roman" w:hAnsi="Times New Roman"/>
                <w:sz w:val="28"/>
                <w:szCs w:val="28"/>
                <w:u w:val="none"/>
              </w:rPr>
              <w:t>1.9. Описание видов готовой продукции заказчика</w:t>
            </w:r>
            <w:r>
              <w:rPr>
                <w:webHidden/>
              </w:rPr>
              <w:fldChar w:fldCharType="begin"/>
            </w:r>
            <w:r>
              <w:rPr>
                <w:webHidden/>
              </w:rPr>
              <w:instrText>PAGEREF _Toc15287940 \h</w:instrText>
            </w:r>
            <w:r>
              <w:rPr>
                <w:webHidden/>
              </w:rPr>
              <w:fldChar w:fldCharType="separate"/>
            </w:r>
            <w:r>
              <w:rPr>
                <w:rStyle w:val="Style8"/>
                <w:rFonts w:cs="Times New Roman" w:ascii="Times New Roman" w:hAnsi="Times New Roman"/>
                <w:vanish w:val="false"/>
                <w:sz w:val="28"/>
                <w:szCs w:val="28"/>
              </w:rPr>
              <w:tab/>
              <w:t>6</w:t>
            </w:r>
            <w:r>
              <w:rPr>
                <w:webHidden/>
              </w:rPr>
              <w:fldChar w:fldCharType="end"/>
            </w:r>
          </w:hyperlink>
        </w:p>
        <w:p>
          <w:pPr>
            <w:pStyle w:val="11"/>
            <w:tabs>
              <w:tab w:val="right" w:pos="9628" w:leader="none"/>
            </w:tabs>
            <w:spacing w:lineRule="auto" w:line="276"/>
            <w:rPr>
              <w:rFonts w:ascii="Times New Roman" w:hAnsi="Times New Roman" w:eastAsia="" w:cs="Times New Roman" w:eastAsiaTheme="minorEastAsia"/>
              <w:sz w:val="28"/>
              <w:szCs w:val="28"/>
            </w:rPr>
          </w:pPr>
          <w:hyperlink w:anchor="_Toc15287941">
            <w:r>
              <w:rPr>
                <w:webHidden/>
                <w:rStyle w:val="Style8"/>
                <w:rFonts w:cs="Times New Roman" w:ascii="Times New Roman" w:hAnsi="Times New Roman"/>
                <w:sz w:val="28"/>
                <w:szCs w:val="28"/>
                <w:u w:val="none"/>
              </w:rPr>
              <w:t>2. Назначение и цель создания системы</w:t>
            </w:r>
            <w:r>
              <w:rPr>
                <w:webHidden/>
              </w:rPr>
              <w:fldChar w:fldCharType="begin"/>
            </w:r>
            <w:r>
              <w:rPr>
                <w:webHidden/>
              </w:rPr>
              <w:instrText>PAGEREF _Toc15287941 \h</w:instrText>
            </w:r>
            <w:r>
              <w:rPr>
                <w:webHidden/>
              </w:rPr>
              <w:fldChar w:fldCharType="separate"/>
            </w:r>
            <w:r>
              <w:rPr>
                <w:rStyle w:val="Style8"/>
                <w:rFonts w:cs="Times New Roman" w:ascii="Times New Roman" w:hAnsi="Times New Roman"/>
                <w:vanish w:val="false"/>
                <w:sz w:val="28"/>
                <w:szCs w:val="28"/>
              </w:rPr>
              <w:tab/>
              <w:t>8</w:t>
            </w:r>
            <w:r>
              <w:rPr>
                <w:webHidden/>
              </w:rPr>
              <w:fldChar w:fldCharType="end"/>
            </w:r>
          </w:hyperlink>
        </w:p>
        <w:p>
          <w:pPr>
            <w:pStyle w:val="21"/>
            <w:tabs>
              <w:tab w:val="right" w:pos="9628" w:leader="none"/>
            </w:tabs>
            <w:spacing w:lineRule="auto" w:line="276"/>
            <w:rPr>
              <w:rFonts w:ascii="Times New Roman" w:hAnsi="Times New Roman" w:eastAsia="" w:cs="Times New Roman" w:eastAsiaTheme="minorEastAsia"/>
              <w:sz w:val="28"/>
              <w:szCs w:val="28"/>
            </w:rPr>
          </w:pPr>
          <w:hyperlink w:anchor="_Toc15287942">
            <w:r>
              <w:rPr>
                <w:webHidden/>
                <w:rStyle w:val="Style8"/>
                <w:rFonts w:cs="Times New Roman" w:ascii="Times New Roman" w:hAnsi="Times New Roman"/>
                <w:sz w:val="28"/>
                <w:szCs w:val="28"/>
                <w:u w:val="none"/>
              </w:rPr>
              <w:t>2.1. Общее назначение системы</w:t>
            </w:r>
            <w:r>
              <w:rPr>
                <w:webHidden/>
              </w:rPr>
              <w:fldChar w:fldCharType="begin"/>
            </w:r>
            <w:r>
              <w:rPr>
                <w:webHidden/>
              </w:rPr>
              <w:instrText>PAGEREF _Toc15287942 \h</w:instrText>
            </w:r>
            <w:r>
              <w:rPr>
                <w:webHidden/>
              </w:rPr>
              <w:fldChar w:fldCharType="separate"/>
            </w:r>
            <w:r>
              <w:rPr>
                <w:rStyle w:val="Style8"/>
                <w:rFonts w:cs="Times New Roman" w:ascii="Times New Roman" w:hAnsi="Times New Roman"/>
                <w:vanish w:val="false"/>
                <w:sz w:val="28"/>
                <w:szCs w:val="28"/>
              </w:rPr>
              <w:tab/>
              <w:t>8</w:t>
            </w:r>
            <w:r>
              <w:rPr>
                <w:webHidden/>
              </w:rPr>
              <w:fldChar w:fldCharType="end"/>
            </w:r>
          </w:hyperlink>
        </w:p>
        <w:p>
          <w:pPr>
            <w:pStyle w:val="21"/>
            <w:tabs>
              <w:tab w:val="right" w:pos="9628" w:leader="none"/>
            </w:tabs>
            <w:spacing w:lineRule="auto" w:line="276"/>
            <w:rPr>
              <w:rFonts w:ascii="Times New Roman" w:hAnsi="Times New Roman" w:eastAsia="" w:cs="Times New Roman" w:eastAsiaTheme="minorEastAsia"/>
              <w:sz w:val="28"/>
              <w:szCs w:val="28"/>
            </w:rPr>
          </w:pPr>
          <w:hyperlink w:anchor="_Toc15287943">
            <w:r>
              <w:rPr>
                <w:webHidden/>
                <w:rStyle w:val="Style8"/>
                <w:rFonts w:cs="Times New Roman" w:ascii="Times New Roman" w:hAnsi="Times New Roman"/>
                <w:sz w:val="28"/>
                <w:szCs w:val="28"/>
                <w:u w:val="none"/>
              </w:rPr>
              <w:t>2.2. Основные задачи и возможности системы</w:t>
            </w:r>
            <w:r>
              <w:rPr>
                <w:webHidden/>
              </w:rPr>
              <w:fldChar w:fldCharType="begin"/>
            </w:r>
            <w:r>
              <w:rPr>
                <w:webHidden/>
              </w:rPr>
              <w:instrText>PAGEREF _Toc15287943 \h</w:instrText>
            </w:r>
            <w:r>
              <w:rPr>
                <w:webHidden/>
              </w:rPr>
              <w:fldChar w:fldCharType="separate"/>
            </w:r>
            <w:r>
              <w:rPr>
                <w:rStyle w:val="Style8"/>
                <w:rFonts w:cs="Times New Roman" w:ascii="Times New Roman" w:hAnsi="Times New Roman"/>
                <w:vanish w:val="false"/>
                <w:sz w:val="28"/>
                <w:szCs w:val="28"/>
              </w:rPr>
              <w:tab/>
              <w:t>8</w:t>
            </w:r>
            <w:r>
              <w:rPr>
                <w:webHidden/>
              </w:rPr>
              <w:fldChar w:fldCharType="end"/>
            </w:r>
          </w:hyperlink>
        </w:p>
        <w:p>
          <w:pPr>
            <w:pStyle w:val="21"/>
            <w:tabs>
              <w:tab w:val="right" w:pos="9628" w:leader="none"/>
            </w:tabs>
            <w:spacing w:lineRule="auto" w:line="276"/>
            <w:rPr>
              <w:rFonts w:ascii="Times New Roman" w:hAnsi="Times New Roman" w:eastAsia="" w:cs="Times New Roman" w:eastAsiaTheme="minorEastAsia"/>
              <w:sz w:val="28"/>
              <w:szCs w:val="28"/>
            </w:rPr>
          </w:pPr>
          <w:hyperlink w:anchor="_Toc15287944">
            <w:r>
              <w:rPr>
                <w:webHidden/>
                <w:rStyle w:val="Style8"/>
                <w:rFonts w:cs="Times New Roman" w:ascii="Times New Roman" w:hAnsi="Times New Roman"/>
                <w:sz w:val="28"/>
                <w:szCs w:val="28"/>
                <w:u w:val="none"/>
              </w:rPr>
              <w:t>2.3. Описание процесса производства</w:t>
            </w:r>
            <w:r>
              <w:rPr>
                <w:webHidden/>
              </w:rPr>
              <w:fldChar w:fldCharType="begin"/>
            </w:r>
            <w:r>
              <w:rPr>
                <w:webHidden/>
              </w:rPr>
              <w:instrText>PAGEREF _Toc15287944 \h</w:instrText>
            </w:r>
            <w:r>
              <w:rPr>
                <w:webHidden/>
              </w:rPr>
              <w:fldChar w:fldCharType="separate"/>
            </w:r>
            <w:r>
              <w:rPr>
                <w:rStyle w:val="Style8"/>
                <w:rFonts w:cs="Times New Roman" w:ascii="Times New Roman" w:hAnsi="Times New Roman"/>
                <w:vanish w:val="false"/>
                <w:sz w:val="28"/>
                <w:szCs w:val="28"/>
              </w:rPr>
              <w:tab/>
              <w:t>9</w:t>
            </w:r>
            <w:r>
              <w:rPr>
                <w:webHidden/>
              </w:rPr>
              <w:fldChar w:fldCharType="end"/>
            </w:r>
          </w:hyperlink>
        </w:p>
        <w:p>
          <w:pPr>
            <w:pStyle w:val="21"/>
            <w:tabs>
              <w:tab w:val="right" w:pos="9628" w:leader="none"/>
            </w:tabs>
            <w:spacing w:lineRule="auto" w:line="276"/>
            <w:rPr>
              <w:rFonts w:ascii="Times New Roman" w:hAnsi="Times New Roman" w:eastAsia="" w:cs="Times New Roman" w:eastAsiaTheme="minorEastAsia"/>
              <w:sz w:val="28"/>
              <w:szCs w:val="28"/>
            </w:rPr>
          </w:pPr>
          <w:hyperlink w:anchor="_Toc15287945">
            <w:r>
              <w:rPr>
                <w:webHidden/>
                <w:rStyle w:val="Style8"/>
                <w:rFonts w:cs="Times New Roman" w:ascii="Times New Roman" w:hAnsi="Times New Roman"/>
                <w:sz w:val="28"/>
                <w:szCs w:val="28"/>
                <w:u w:val="none"/>
              </w:rPr>
              <w:t>2.4. Цель системы</w:t>
            </w:r>
            <w:r>
              <w:rPr>
                <w:webHidden/>
              </w:rPr>
              <w:fldChar w:fldCharType="begin"/>
            </w:r>
            <w:r>
              <w:rPr>
                <w:webHidden/>
              </w:rPr>
              <w:instrText>PAGEREF _Toc15287945 \h</w:instrText>
            </w:r>
            <w:r>
              <w:rPr>
                <w:webHidden/>
              </w:rPr>
              <w:fldChar w:fldCharType="separate"/>
            </w:r>
            <w:r>
              <w:rPr>
                <w:rStyle w:val="Style8"/>
                <w:rFonts w:cs="Times New Roman" w:ascii="Times New Roman" w:hAnsi="Times New Roman"/>
                <w:vanish w:val="false"/>
                <w:sz w:val="28"/>
                <w:szCs w:val="28"/>
              </w:rPr>
              <w:tab/>
              <w:t>14</w:t>
            </w:r>
            <w:r>
              <w:rPr>
                <w:webHidden/>
              </w:rPr>
              <w:fldChar w:fldCharType="end"/>
            </w:r>
          </w:hyperlink>
        </w:p>
        <w:p>
          <w:pPr>
            <w:pStyle w:val="11"/>
            <w:tabs>
              <w:tab w:val="right" w:pos="9628" w:leader="none"/>
            </w:tabs>
            <w:spacing w:lineRule="auto" w:line="276"/>
            <w:rPr>
              <w:rFonts w:ascii="Times New Roman" w:hAnsi="Times New Roman" w:eastAsia="" w:cs="Times New Roman" w:eastAsiaTheme="minorEastAsia"/>
              <w:sz w:val="28"/>
              <w:szCs w:val="28"/>
            </w:rPr>
          </w:pPr>
          <w:hyperlink w:anchor="_Toc15287946">
            <w:r>
              <w:rPr>
                <w:webHidden/>
                <w:rStyle w:val="Style8"/>
                <w:rFonts w:cs="Times New Roman" w:ascii="Times New Roman" w:hAnsi="Times New Roman"/>
                <w:sz w:val="28"/>
                <w:szCs w:val="28"/>
                <w:u w:val="none"/>
              </w:rPr>
              <w:t>3. Общие требования к системе</w:t>
            </w:r>
            <w:r>
              <w:rPr>
                <w:webHidden/>
              </w:rPr>
              <w:fldChar w:fldCharType="begin"/>
            </w:r>
            <w:r>
              <w:rPr>
                <w:webHidden/>
              </w:rPr>
              <w:instrText>PAGEREF _Toc15287946 \h</w:instrText>
            </w:r>
            <w:r>
              <w:rPr>
                <w:webHidden/>
              </w:rPr>
              <w:fldChar w:fldCharType="separate"/>
            </w:r>
            <w:r>
              <w:rPr>
                <w:rStyle w:val="Style8"/>
                <w:rFonts w:cs="Times New Roman" w:ascii="Times New Roman" w:hAnsi="Times New Roman"/>
                <w:vanish w:val="false"/>
                <w:sz w:val="28"/>
                <w:szCs w:val="28"/>
              </w:rPr>
              <w:tab/>
              <w:t>15</w:t>
            </w:r>
            <w:r>
              <w:rPr>
                <w:webHidden/>
              </w:rPr>
              <w:fldChar w:fldCharType="end"/>
            </w:r>
          </w:hyperlink>
        </w:p>
        <w:p>
          <w:pPr>
            <w:pStyle w:val="82"/>
            <w:tabs>
              <w:tab w:val="right" w:pos="9628" w:leader="none"/>
            </w:tabs>
            <w:spacing w:lineRule="auto" w:line="276"/>
            <w:ind w:left="0" w:right="850" w:hanging="0"/>
            <w:rPr>
              <w:rFonts w:ascii="Times New Roman" w:hAnsi="Times New Roman" w:eastAsia="" w:cs="Times New Roman" w:eastAsiaTheme="minorEastAsia"/>
              <w:sz w:val="28"/>
              <w:szCs w:val="28"/>
            </w:rPr>
          </w:pPr>
          <w:r>
            <w:rPr>
              <w:rFonts w:cs="Times New Roman" w:ascii="Times New Roman" w:hAnsi="Times New Roman"/>
              <w:sz w:val="28"/>
              <w:szCs w:val="28"/>
              <w:u w:val="none"/>
            </w:rPr>
            <w:t xml:space="preserve">    </w:t>
          </w:r>
          <w:hyperlink w:anchor="_Toc15287947">
            <w:r>
              <w:rPr>
                <w:webHidden/>
                <w:rStyle w:val="Style8"/>
                <w:rFonts w:cs="Times New Roman" w:ascii="Times New Roman" w:hAnsi="Times New Roman"/>
                <w:sz w:val="28"/>
                <w:szCs w:val="28"/>
                <w:u w:val="none"/>
              </w:rPr>
              <w:t>3.1. Подсистемы: назначение и основные характеристики</w:t>
            </w:r>
            <w:r>
              <w:rPr>
                <w:webHidden/>
              </w:rPr>
              <w:fldChar w:fldCharType="begin"/>
            </w:r>
            <w:r>
              <w:rPr>
                <w:webHidden/>
              </w:rPr>
              <w:instrText>PAGEREF _Toc15287947 \h</w:instrText>
            </w:r>
            <w:r>
              <w:rPr>
                <w:webHidden/>
              </w:rPr>
              <w:fldChar w:fldCharType="separate"/>
            </w:r>
            <w:r>
              <w:rPr>
                <w:rStyle w:val="Style8"/>
                <w:rFonts w:cs="Times New Roman" w:ascii="Times New Roman" w:hAnsi="Times New Roman"/>
                <w:vanish w:val="false"/>
                <w:sz w:val="28"/>
                <w:szCs w:val="28"/>
              </w:rPr>
              <w:tab/>
              <w:t>15</w:t>
            </w:r>
            <w:r>
              <w:rPr>
                <w:webHidden/>
              </w:rPr>
              <w:fldChar w:fldCharType="end"/>
            </w:r>
          </w:hyperlink>
        </w:p>
        <w:p>
          <w:pPr>
            <w:pStyle w:val="21"/>
            <w:tabs>
              <w:tab w:val="right" w:pos="9628" w:leader="none"/>
            </w:tabs>
            <w:spacing w:lineRule="auto" w:line="276"/>
            <w:rPr>
              <w:rFonts w:ascii="Times New Roman" w:hAnsi="Times New Roman" w:eastAsia="" w:cs="Times New Roman" w:eastAsiaTheme="minorEastAsia"/>
              <w:sz w:val="28"/>
              <w:szCs w:val="28"/>
            </w:rPr>
          </w:pPr>
          <w:hyperlink w:anchor="_Toc15287948">
            <w:r>
              <w:rPr>
                <w:webHidden/>
                <w:rStyle w:val="Style8"/>
                <w:rFonts w:cs="Times New Roman" w:ascii="Times New Roman" w:hAnsi="Times New Roman"/>
                <w:sz w:val="28"/>
                <w:szCs w:val="28"/>
                <w:u w:val="none"/>
              </w:rPr>
              <w:t>3.2. Требования к надежности</w:t>
            </w:r>
            <w:r>
              <w:rPr>
                <w:webHidden/>
              </w:rPr>
              <w:fldChar w:fldCharType="begin"/>
            </w:r>
            <w:r>
              <w:rPr>
                <w:webHidden/>
              </w:rPr>
              <w:instrText>PAGEREF _Toc15287948 \h</w:instrText>
            </w:r>
            <w:r>
              <w:rPr>
                <w:webHidden/>
              </w:rPr>
              <w:fldChar w:fldCharType="separate"/>
            </w:r>
            <w:r>
              <w:rPr>
                <w:rStyle w:val="Style8"/>
                <w:rFonts w:cs="Times New Roman" w:ascii="Times New Roman" w:hAnsi="Times New Roman"/>
                <w:vanish w:val="false"/>
                <w:sz w:val="28"/>
                <w:szCs w:val="28"/>
              </w:rPr>
              <w:tab/>
              <w:t>18</w:t>
            </w:r>
            <w:r>
              <w:rPr>
                <w:webHidden/>
              </w:rPr>
              <w:fldChar w:fldCharType="end"/>
            </w:r>
          </w:hyperlink>
        </w:p>
        <w:p>
          <w:pPr>
            <w:pStyle w:val="21"/>
            <w:tabs>
              <w:tab w:val="right" w:pos="9628" w:leader="none"/>
            </w:tabs>
            <w:spacing w:lineRule="auto" w:line="276"/>
            <w:rPr>
              <w:rFonts w:ascii="Times New Roman" w:hAnsi="Times New Roman" w:eastAsia="" w:cs="Times New Roman" w:eastAsiaTheme="minorEastAsia"/>
              <w:sz w:val="28"/>
              <w:szCs w:val="28"/>
            </w:rPr>
          </w:pPr>
          <w:hyperlink w:anchor="_Toc15287949">
            <w:r>
              <w:rPr>
                <w:webHidden/>
                <w:rStyle w:val="Style8"/>
                <w:rFonts w:cs="Times New Roman" w:ascii="Times New Roman" w:hAnsi="Times New Roman"/>
                <w:sz w:val="28"/>
                <w:szCs w:val="28"/>
                <w:u w:val="none"/>
              </w:rPr>
              <w:t>3.3. Требования к производительности</w:t>
            </w:r>
            <w:r>
              <w:rPr>
                <w:webHidden/>
              </w:rPr>
              <w:fldChar w:fldCharType="begin"/>
            </w:r>
            <w:r>
              <w:rPr>
                <w:webHidden/>
              </w:rPr>
              <w:instrText>PAGEREF _Toc15287949 \h</w:instrText>
            </w:r>
            <w:r>
              <w:rPr>
                <w:webHidden/>
              </w:rPr>
              <w:fldChar w:fldCharType="separate"/>
            </w:r>
            <w:r>
              <w:rPr>
                <w:rStyle w:val="Style8"/>
                <w:rFonts w:cs="Times New Roman" w:ascii="Times New Roman" w:hAnsi="Times New Roman"/>
                <w:vanish w:val="false"/>
                <w:sz w:val="28"/>
                <w:szCs w:val="28"/>
              </w:rPr>
              <w:tab/>
              <w:t>18</w:t>
            </w:r>
            <w:r>
              <w:rPr>
                <w:webHidden/>
              </w:rPr>
              <w:fldChar w:fldCharType="end"/>
            </w:r>
          </w:hyperlink>
        </w:p>
        <w:p>
          <w:pPr>
            <w:pStyle w:val="21"/>
            <w:tabs>
              <w:tab w:val="right" w:pos="9628" w:leader="none"/>
            </w:tabs>
            <w:spacing w:lineRule="auto" w:line="276"/>
            <w:rPr>
              <w:rFonts w:ascii="Times New Roman" w:hAnsi="Times New Roman" w:eastAsia="" w:cs="Times New Roman" w:eastAsiaTheme="minorEastAsia"/>
              <w:sz w:val="28"/>
              <w:szCs w:val="28"/>
            </w:rPr>
          </w:pPr>
          <w:hyperlink w:anchor="_Toc15287950">
            <w:r>
              <w:rPr>
                <w:webHidden/>
                <w:rStyle w:val="Style8"/>
                <w:rFonts w:cs="Times New Roman" w:ascii="Times New Roman" w:hAnsi="Times New Roman"/>
                <w:sz w:val="28"/>
                <w:szCs w:val="28"/>
                <w:u w:val="none"/>
              </w:rPr>
              <w:t>3.4. Требования к валидации и сохранности данных</w:t>
            </w:r>
            <w:r>
              <w:rPr>
                <w:webHidden/>
              </w:rPr>
              <w:fldChar w:fldCharType="begin"/>
            </w:r>
            <w:r>
              <w:rPr>
                <w:webHidden/>
              </w:rPr>
              <w:instrText>PAGEREF _Toc15287950 \h</w:instrText>
            </w:r>
            <w:r>
              <w:rPr>
                <w:webHidden/>
              </w:rPr>
              <w:fldChar w:fldCharType="separate"/>
            </w:r>
            <w:r>
              <w:rPr>
                <w:rStyle w:val="Style8"/>
                <w:rFonts w:cs="Times New Roman" w:ascii="Times New Roman" w:hAnsi="Times New Roman"/>
                <w:vanish w:val="false"/>
                <w:sz w:val="28"/>
                <w:szCs w:val="28"/>
              </w:rPr>
              <w:tab/>
              <w:t>19</w:t>
            </w:r>
            <w:r>
              <w:rPr>
                <w:webHidden/>
              </w:rPr>
              <w:fldChar w:fldCharType="end"/>
            </w:r>
          </w:hyperlink>
        </w:p>
        <w:p>
          <w:pPr>
            <w:pStyle w:val="21"/>
            <w:tabs>
              <w:tab w:val="right" w:pos="9628" w:leader="none"/>
            </w:tabs>
            <w:spacing w:lineRule="auto" w:line="276"/>
            <w:rPr>
              <w:rFonts w:ascii="Times New Roman" w:hAnsi="Times New Roman" w:eastAsia="" w:cs="Times New Roman" w:eastAsiaTheme="minorEastAsia"/>
              <w:sz w:val="28"/>
              <w:szCs w:val="28"/>
            </w:rPr>
          </w:pPr>
          <w:hyperlink w:anchor="_Toc15287951">
            <w:r>
              <w:rPr>
                <w:webHidden/>
                <w:rStyle w:val="Style8"/>
                <w:rFonts w:cs="Times New Roman" w:ascii="Times New Roman" w:hAnsi="Times New Roman"/>
                <w:sz w:val="28"/>
                <w:szCs w:val="28"/>
                <w:u w:val="none"/>
              </w:rPr>
              <w:t>3.5. Требования к графическому представлению</w:t>
            </w:r>
            <w:r>
              <w:rPr>
                <w:webHidden/>
              </w:rPr>
              <w:fldChar w:fldCharType="begin"/>
            </w:r>
            <w:r>
              <w:rPr>
                <w:webHidden/>
              </w:rPr>
              <w:instrText>PAGEREF _Toc15287951 \h</w:instrText>
            </w:r>
            <w:r>
              <w:rPr>
                <w:webHidden/>
              </w:rPr>
              <w:fldChar w:fldCharType="separate"/>
            </w:r>
            <w:r>
              <w:rPr>
                <w:rStyle w:val="Style8"/>
                <w:rFonts w:cs="Times New Roman" w:ascii="Times New Roman" w:hAnsi="Times New Roman"/>
                <w:vanish w:val="false"/>
                <w:sz w:val="28"/>
                <w:szCs w:val="28"/>
              </w:rPr>
              <w:tab/>
              <w:t>19</w:t>
            </w:r>
            <w:r>
              <w:rPr>
                <w:webHidden/>
              </w:rPr>
              <w:fldChar w:fldCharType="end"/>
            </w:r>
          </w:hyperlink>
        </w:p>
        <w:p>
          <w:pPr>
            <w:pStyle w:val="21"/>
            <w:tabs>
              <w:tab w:val="right" w:pos="9628" w:leader="none"/>
            </w:tabs>
            <w:spacing w:lineRule="auto" w:line="276"/>
            <w:rPr>
              <w:rFonts w:ascii="Times New Roman" w:hAnsi="Times New Roman" w:eastAsia="" w:cs="Times New Roman" w:eastAsiaTheme="minorEastAsia"/>
              <w:sz w:val="28"/>
              <w:szCs w:val="28"/>
            </w:rPr>
          </w:pPr>
          <w:hyperlink w:anchor="_Toc15287952">
            <w:r>
              <w:rPr>
                <w:webHidden/>
                <w:rStyle w:val="Style8"/>
                <w:rFonts w:cs="Times New Roman" w:ascii="Times New Roman" w:hAnsi="Times New Roman"/>
                <w:sz w:val="28"/>
                <w:szCs w:val="28"/>
                <w:u w:val="none"/>
              </w:rPr>
              <w:t>3.6. Развитие и модернизация Системы</w:t>
            </w:r>
            <w:r>
              <w:rPr>
                <w:webHidden/>
              </w:rPr>
              <w:fldChar w:fldCharType="begin"/>
            </w:r>
            <w:r>
              <w:rPr>
                <w:webHidden/>
              </w:rPr>
              <w:instrText>PAGEREF _Toc15287952 \h</w:instrText>
            </w:r>
            <w:r>
              <w:rPr>
                <w:webHidden/>
              </w:rPr>
              <w:fldChar w:fldCharType="separate"/>
            </w:r>
            <w:r>
              <w:rPr>
                <w:rStyle w:val="Style8"/>
                <w:rFonts w:cs="Times New Roman" w:ascii="Times New Roman" w:hAnsi="Times New Roman"/>
                <w:vanish w:val="false"/>
                <w:sz w:val="28"/>
                <w:szCs w:val="28"/>
              </w:rPr>
              <w:tab/>
              <w:t>20</w:t>
            </w:r>
            <w:r>
              <w:rPr>
                <w:webHidden/>
              </w:rPr>
              <w:fldChar w:fldCharType="end"/>
            </w:r>
          </w:hyperlink>
        </w:p>
        <w:p>
          <w:pPr>
            <w:pStyle w:val="21"/>
            <w:tabs>
              <w:tab w:val="right" w:pos="9628" w:leader="none"/>
            </w:tabs>
            <w:spacing w:lineRule="auto" w:line="276"/>
            <w:rPr>
              <w:rFonts w:ascii="Times New Roman" w:hAnsi="Times New Roman" w:eastAsia="" w:cs="Times New Roman" w:eastAsiaTheme="minorEastAsia"/>
              <w:sz w:val="28"/>
              <w:szCs w:val="28"/>
            </w:rPr>
          </w:pPr>
          <w:hyperlink w:anchor="_Toc15287953">
            <w:r>
              <w:rPr>
                <w:webHidden/>
                <w:rStyle w:val="Style8"/>
                <w:rFonts w:cs="Times New Roman" w:ascii="Times New Roman" w:hAnsi="Times New Roman"/>
                <w:sz w:val="28"/>
                <w:szCs w:val="28"/>
                <w:u w:val="none"/>
              </w:rPr>
              <w:t>3.7. Требования к защите информации</w:t>
            </w:r>
            <w:r>
              <w:rPr>
                <w:webHidden/>
              </w:rPr>
              <w:fldChar w:fldCharType="begin"/>
            </w:r>
            <w:r>
              <w:rPr>
                <w:webHidden/>
              </w:rPr>
              <w:instrText>PAGEREF _Toc15287953 \h</w:instrText>
            </w:r>
            <w:r>
              <w:rPr>
                <w:webHidden/>
              </w:rPr>
              <w:fldChar w:fldCharType="separate"/>
            </w:r>
            <w:r>
              <w:rPr>
                <w:rStyle w:val="Style8"/>
                <w:rFonts w:cs="Times New Roman" w:ascii="Times New Roman" w:hAnsi="Times New Roman"/>
                <w:vanish w:val="false"/>
                <w:sz w:val="28"/>
                <w:szCs w:val="28"/>
              </w:rPr>
              <w:tab/>
              <w:t>20</w:t>
            </w:r>
            <w:r>
              <w:rPr>
                <w:webHidden/>
              </w:rPr>
              <w:fldChar w:fldCharType="end"/>
            </w:r>
          </w:hyperlink>
        </w:p>
        <w:p>
          <w:pPr>
            <w:pStyle w:val="72"/>
            <w:tabs>
              <w:tab w:val="right" w:pos="9628" w:leader="none"/>
            </w:tabs>
            <w:spacing w:lineRule="auto" w:line="276"/>
            <w:ind w:left="0" w:right="850" w:hanging="0"/>
            <w:rPr>
              <w:rFonts w:ascii="Times New Roman" w:hAnsi="Times New Roman" w:eastAsia="" w:cs="Times New Roman" w:eastAsiaTheme="minorEastAsia"/>
              <w:sz w:val="28"/>
              <w:szCs w:val="28"/>
            </w:rPr>
          </w:pPr>
          <w:r>
            <w:rPr>
              <w:rFonts w:cs="Times New Roman" w:ascii="Times New Roman" w:hAnsi="Times New Roman"/>
              <w:sz w:val="28"/>
              <w:szCs w:val="28"/>
              <w:u w:val="none"/>
            </w:rPr>
            <w:t xml:space="preserve">    </w:t>
          </w:r>
          <w:hyperlink w:anchor="_Toc15287954">
            <w:r>
              <w:rPr>
                <w:webHidden/>
                <w:rStyle w:val="Style8"/>
                <w:rFonts w:eastAsia="Play" w:cs="Times New Roman" w:ascii="Times New Roman" w:hAnsi="Times New Roman"/>
                <w:sz w:val="28"/>
                <w:szCs w:val="28"/>
                <w:u w:val="none"/>
              </w:rPr>
              <w:t>3.8. Требования к патентной чистоте</w:t>
            </w:r>
            <w:r>
              <w:rPr>
                <w:webHidden/>
              </w:rPr>
              <w:fldChar w:fldCharType="begin"/>
            </w:r>
            <w:r>
              <w:rPr>
                <w:webHidden/>
              </w:rPr>
              <w:instrText>PAGEREF _Toc15287954 \h</w:instrText>
            </w:r>
            <w:r>
              <w:rPr>
                <w:webHidden/>
              </w:rPr>
              <w:fldChar w:fldCharType="separate"/>
            </w:r>
            <w:r>
              <w:rPr>
                <w:rStyle w:val="Style8"/>
                <w:rFonts w:cs="Times New Roman" w:ascii="Times New Roman" w:hAnsi="Times New Roman"/>
                <w:vanish w:val="false"/>
                <w:sz w:val="28"/>
                <w:szCs w:val="28"/>
              </w:rPr>
              <w:tab/>
              <w:t>21</w:t>
            </w:r>
            <w:r>
              <w:rPr>
                <w:webHidden/>
              </w:rPr>
              <w:fldChar w:fldCharType="end"/>
            </w:r>
          </w:hyperlink>
        </w:p>
        <w:p>
          <w:pPr>
            <w:pStyle w:val="72"/>
            <w:tabs>
              <w:tab w:val="right" w:pos="9628" w:leader="none"/>
            </w:tabs>
            <w:spacing w:lineRule="auto" w:line="276"/>
            <w:ind w:left="0" w:right="850" w:hanging="0"/>
            <w:rPr>
              <w:rFonts w:ascii="Times New Roman" w:hAnsi="Times New Roman" w:eastAsia="" w:cs="Times New Roman" w:eastAsiaTheme="minorEastAsia"/>
              <w:sz w:val="28"/>
              <w:szCs w:val="28"/>
            </w:rPr>
          </w:pPr>
          <w:r>
            <w:rPr>
              <w:rFonts w:cs="Times New Roman" w:ascii="Times New Roman" w:hAnsi="Times New Roman"/>
              <w:sz w:val="28"/>
              <w:szCs w:val="28"/>
              <w:u w:val="none"/>
            </w:rPr>
            <w:t xml:space="preserve">    </w:t>
          </w:r>
          <w:hyperlink w:anchor="_Toc15287955">
            <w:r>
              <w:rPr>
                <w:webHidden/>
                <w:rStyle w:val="Style8"/>
                <w:rFonts w:eastAsia="Times New Roman" w:cs="Times New Roman" w:ascii="Times New Roman" w:hAnsi="Times New Roman"/>
                <w:sz w:val="28"/>
                <w:szCs w:val="28"/>
                <w:u w:val="none"/>
              </w:rPr>
              <w:t>3.9 Взаимодействие с другими системами</w:t>
            </w:r>
            <w:r>
              <w:rPr>
                <w:webHidden/>
              </w:rPr>
              <w:fldChar w:fldCharType="begin"/>
            </w:r>
            <w:r>
              <w:rPr>
                <w:webHidden/>
              </w:rPr>
              <w:instrText>PAGEREF _Toc15287955 \h</w:instrText>
            </w:r>
            <w:r>
              <w:rPr>
                <w:webHidden/>
              </w:rPr>
              <w:fldChar w:fldCharType="separate"/>
            </w:r>
            <w:r>
              <w:rPr>
                <w:rStyle w:val="Style8"/>
                <w:rFonts w:cs="Times New Roman" w:ascii="Times New Roman" w:hAnsi="Times New Roman"/>
                <w:vanish w:val="false"/>
                <w:sz w:val="28"/>
                <w:szCs w:val="28"/>
              </w:rPr>
              <w:tab/>
              <w:t>21</w:t>
            </w:r>
            <w:r>
              <w:rPr>
                <w:webHidden/>
              </w:rPr>
              <w:fldChar w:fldCharType="end"/>
            </w:r>
          </w:hyperlink>
        </w:p>
        <w:p>
          <w:pPr>
            <w:pStyle w:val="11"/>
            <w:tabs>
              <w:tab w:val="right" w:pos="9628" w:leader="none"/>
            </w:tabs>
            <w:spacing w:lineRule="auto" w:line="276"/>
            <w:rPr>
              <w:rFonts w:ascii="Times New Roman" w:hAnsi="Times New Roman" w:eastAsia="" w:cs="Times New Roman" w:eastAsiaTheme="minorEastAsia"/>
              <w:sz w:val="28"/>
              <w:szCs w:val="28"/>
            </w:rPr>
          </w:pPr>
          <w:hyperlink w:anchor="_Toc15287956">
            <w:r>
              <w:rPr>
                <w:webHidden/>
                <w:rStyle w:val="Style8"/>
                <w:rFonts w:cs="Times New Roman" w:ascii="Times New Roman" w:hAnsi="Times New Roman"/>
                <w:sz w:val="28"/>
                <w:szCs w:val="28"/>
                <w:u w:val="none"/>
              </w:rPr>
              <w:t>4. Партия, список процессов и данных</w:t>
            </w:r>
            <w:r>
              <w:rPr>
                <w:webHidden/>
              </w:rPr>
              <w:fldChar w:fldCharType="begin"/>
            </w:r>
            <w:r>
              <w:rPr>
                <w:webHidden/>
              </w:rPr>
              <w:instrText>PAGEREF _Toc15287956 \h</w:instrText>
            </w:r>
            <w:r>
              <w:rPr>
                <w:webHidden/>
              </w:rPr>
              <w:fldChar w:fldCharType="separate"/>
            </w:r>
            <w:r>
              <w:rPr>
                <w:rStyle w:val="Style8"/>
                <w:rFonts w:cs="Times New Roman" w:ascii="Times New Roman" w:hAnsi="Times New Roman"/>
                <w:vanish w:val="false"/>
                <w:sz w:val="28"/>
                <w:szCs w:val="28"/>
              </w:rPr>
              <w:tab/>
              <w:t>23</w:t>
            </w:r>
            <w:r>
              <w:rPr>
                <w:webHidden/>
              </w:rPr>
              <w:fldChar w:fldCharType="end"/>
            </w:r>
          </w:hyperlink>
        </w:p>
        <w:p>
          <w:pPr>
            <w:pStyle w:val="72"/>
            <w:tabs>
              <w:tab w:val="right" w:pos="9628" w:leader="none"/>
            </w:tabs>
            <w:spacing w:lineRule="auto" w:line="276"/>
            <w:ind w:left="0" w:right="850" w:hanging="0"/>
            <w:rPr>
              <w:rFonts w:ascii="Times New Roman" w:hAnsi="Times New Roman" w:eastAsia="" w:cs="Times New Roman" w:eastAsiaTheme="minorEastAsia"/>
              <w:sz w:val="28"/>
              <w:szCs w:val="28"/>
            </w:rPr>
          </w:pPr>
          <w:r>
            <w:rPr>
              <w:rFonts w:cs="Times New Roman" w:ascii="Times New Roman" w:hAnsi="Times New Roman"/>
              <w:sz w:val="28"/>
              <w:szCs w:val="28"/>
              <w:u w:val="none"/>
            </w:rPr>
            <w:t xml:space="preserve">    </w:t>
          </w:r>
          <w:hyperlink w:anchor="_Toc15287957">
            <w:r>
              <w:rPr>
                <w:webHidden/>
                <w:rStyle w:val="Style8"/>
                <w:rFonts w:eastAsia="Times New Roman" w:cs="Times New Roman" w:ascii="Times New Roman" w:hAnsi="Times New Roman"/>
                <w:sz w:val="28"/>
                <w:szCs w:val="28"/>
                <w:u w:val="none"/>
              </w:rPr>
              <w:t>4.1 Партия</w:t>
            </w:r>
            <w:r>
              <w:rPr>
                <w:webHidden/>
              </w:rPr>
              <w:fldChar w:fldCharType="begin"/>
            </w:r>
            <w:r>
              <w:rPr>
                <w:webHidden/>
              </w:rPr>
              <w:instrText>PAGEREF _Toc15287957 \h</w:instrText>
            </w:r>
            <w:r>
              <w:rPr>
                <w:webHidden/>
              </w:rPr>
              <w:fldChar w:fldCharType="separate"/>
            </w:r>
            <w:r>
              <w:rPr>
                <w:rStyle w:val="Style8"/>
                <w:rFonts w:cs="Times New Roman" w:ascii="Times New Roman" w:hAnsi="Times New Roman"/>
                <w:vanish w:val="false"/>
                <w:sz w:val="28"/>
                <w:szCs w:val="28"/>
              </w:rPr>
              <w:tab/>
              <w:t>23</w:t>
            </w:r>
            <w:r>
              <w:rPr>
                <w:webHidden/>
              </w:rPr>
              <w:fldChar w:fldCharType="end"/>
            </w:r>
          </w:hyperlink>
        </w:p>
        <w:p>
          <w:pPr>
            <w:pStyle w:val="72"/>
            <w:tabs>
              <w:tab w:val="right" w:pos="9628" w:leader="none"/>
            </w:tabs>
            <w:spacing w:lineRule="auto" w:line="276"/>
            <w:ind w:left="0" w:right="850" w:hanging="0"/>
            <w:rPr>
              <w:rFonts w:ascii="Times New Roman" w:hAnsi="Times New Roman" w:eastAsia="" w:cs="Times New Roman" w:eastAsiaTheme="minorEastAsia"/>
              <w:sz w:val="28"/>
              <w:szCs w:val="28"/>
            </w:rPr>
          </w:pPr>
          <w:r>
            <w:rPr>
              <w:rFonts w:cs="Times New Roman" w:ascii="Times New Roman" w:hAnsi="Times New Roman"/>
              <w:sz w:val="28"/>
              <w:szCs w:val="28"/>
              <w:u w:val="none"/>
            </w:rPr>
            <w:t xml:space="preserve">    </w:t>
          </w:r>
          <w:hyperlink w:anchor="_Toc15287958">
            <w:r>
              <w:rPr>
                <w:webHidden/>
                <w:rStyle w:val="Style8"/>
                <w:rFonts w:eastAsia="Times New Roman" w:cs="Times New Roman" w:ascii="Times New Roman" w:hAnsi="Times New Roman"/>
                <w:sz w:val="28"/>
                <w:szCs w:val="28"/>
                <w:u w:val="none"/>
              </w:rPr>
              <w:t>4.2 Данные</w:t>
            </w:r>
            <w:r>
              <w:rPr>
                <w:webHidden/>
              </w:rPr>
              <w:fldChar w:fldCharType="begin"/>
            </w:r>
            <w:r>
              <w:rPr>
                <w:webHidden/>
              </w:rPr>
              <w:instrText>PAGEREF _Toc15287958 \h</w:instrText>
            </w:r>
            <w:r>
              <w:rPr>
                <w:webHidden/>
              </w:rPr>
              <w:fldChar w:fldCharType="separate"/>
            </w:r>
            <w:r>
              <w:rPr>
                <w:rStyle w:val="Style8"/>
                <w:rFonts w:cs="Times New Roman" w:ascii="Times New Roman" w:hAnsi="Times New Roman"/>
                <w:vanish w:val="false"/>
                <w:sz w:val="28"/>
                <w:szCs w:val="28"/>
              </w:rPr>
              <w:tab/>
              <w:t>24</w:t>
            </w:r>
            <w:r>
              <w:rPr>
                <w:webHidden/>
              </w:rPr>
              <w:fldChar w:fldCharType="end"/>
            </w:r>
          </w:hyperlink>
        </w:p>
        <w:p>
          <w:pPr>
            <w:pStyle w:val="72"/>
            <w:tabs>
              <w:tab w:val="right" w:pos="9628" w:leader="none"/>
            </w:tabs>
            <w:spacing w:lineRule="auto" w:line="276"/>
            <w:ind w:left="0" w:right="850" w:hanging="0"/>
            <w:rPr>
              <w:rFonts w:ascii="Times New Roman" w:hAnsi="Times New Roman" w:eastAsia="" w:cs="Times New Roman" w:eastAsiaTheme="minorEastAsia"/>
              <w:sz w:val="28"/>
              <w:szCs w:val="28"/>
            </w:rPr>
          </w:pPr>
          <w:r>
            <w:rPr>
              <w:rFonts w:cs="Times New Roman" w:ascii="Times New Roman" w:hAnsi="Times New Roman"/>
              <w:sz w:val="28"/>
              <w:szCs w:val="28"/>
              <w:u w:val="none"/>
            </w:rPr>
            <w:t xml:space="preserve">    </w:t>
          </w:r>
          <w:hyperlink w:anchor="_Toc15287959">
            <w:r>
              <w:rPr>
                <w:webHidden/>
                <w:rStyle w:val="Style8"/>
                <w:rFonts w:eastAsia="Play" w:cs="Times New Roman" w:ascii="Times New Roman" w:hAnsi="Times New Roman"/>
                <w:sz w:val="28"/>
                <w:szCs w:val="28"/>
                <w:u w:val="none"/>
              </w:rPr>
              <w:t>4.3 Переходные блоки</w:t>
            </w:r>
            <w:r>
              <w:rPr>
                <w:webHidden/>
              </w:rPr>
              <w:fldChar w:fldCharType="begin"/>
            </w:r>
            <w:r>
              <w:rPr>
                <w:webHidden/>
              </w:rPr>
              <w:instrText>PAGEREF _Toc15287959 \h</w:instrText>
            </w:r>
            <w:r>
              <w:rPr>
                <w:webHidden/>
              </w:rPr>
              <w:fldChar w:fldCharType="separate"/>
            </w:r>
            <w:r>
              <w:rPr>
                <w:rStyle w:val="Style8"/>
                <w:rFonts w:cs="Times New Roman" w:ascii="Times New Roman" w:hAnsi="Times New Roman"/>
                <w:vanish w:val="false"/>
                <w:sz w:val="28"/>
                <w:szCs w:val="28"/>
              </w:rPr>
              <w:tab/>
              <w:t>27</w:t>
            </w:r>
            <w:r>
              <w:rPr>
                <w:webHidden/>
              </w:rPr>
              <w:fldChar w:fldCharType="end"/>
            </w:r>
          </w:hyperlink>
        </w:p>
        <w:p>
          <w:pPr>
            <w:pStyle w:val="72"/>
            <w:tabs>
              <w:tab w:val="right" w:pos="9628" w:leader="none"/>
            </w:tabs>
            <w:spacing w:lineRule="auto" w:line="276"/>
            <w:ind w:left="0" w:right="850" w:hanging="0"/>
            <w:rPr>
              <w:rFonts w:ascii="Times New Roman" w:hAnsi="Times New Roman" w:eastAsia="" w:cs="Times New Roman" w:eastAsiaTheme="minorEastAsia"/>
              <w:sz w:val="28"/>
              <w:szCs w:val="28"/>
            </w:rPr>
          </w:pPr>
          <w:hyperlink w:anchor="_Toc15287960">
            <w:r>
              <w:rPr>
                <w:webHidden/>
                <w:rStyle w:val="Style8"/>
                <w:rFonts w:cs="Times New Roman" w:ascii="Times New Roman" w:hAnsi="Times New Roman"/>
                <w:sz w:val="28"/>
                <w:szCs w:val="28"/>
                <w:u w:val="none"/>
              </w:rPr>
              <w:t>5. Интерфейс</w:t>
            </w:r>
            <w:r>
              <w:rPr>
                <w:webHidden/>
              </w:rPr>
              <w:fldChar w:fldCharType="begin"/>
            </w:r>
            <w:r>
              <w:rPr>
                <w:webHidden/>
              </w:rPr>
              <w:instrText>PAGEREF _Toc15287960 \h</w:instrText>
            </w:r>
            <w:r>
              <w:rPr>
                <w:webHidden/>
              </w:rPr>
              <w:fldChar w:fldCharType="separate"/>
            </w:r>
            <w:r>
              <w:rPr>
                <w:rStyle w:val="Style8"/>
                <w:rFonts w:cs="Times New Roman" w:ascii="Times New Roman" w:hAnsi="Times New Roman"/>
                <w:vanish w:val="false"/>
                <w:sz w:val="28"/>
                <w:szCs w:val="28"/>
              </w:rPr>
              <w:tab/>
              <w:t>29</w:t>
            </w:r>
            <w:r>
              <w:rPr>
                <w:webHidden/>
              </w:rPr>
              <w:fldChar w:fldCharType="end"/>
            </w:r>
          </w:hyperlink>
        </w:p>
        <w:p>
          <w:pPr>
            <w:pStyle w:val="72"/>
            <w:tabs>
              <w:tab w:val="right" w:pos="9628" w:leader="none"/>
            </w:tabs>
            <w:spacing w:lineRule="auto" w:line="276"/>
            <w:ind w:left="0" w:right="850" w:hanging="0"/>
            <w:rPr>
              <w:rFonts w:ascii="Times New Roman" w:hAnsi="Times New Roman" w:eastAsia="" w:cs="Times New Roman" w:eastAsiaTheme="minorEastAsia"/>
              <w:sz w:val="28"/>
              <w:szCs w:val="28"/>
            </w:rPr>
          </w:pPr>
          <w:r>
            <w:rPr>
              <w:rFonts w:cs="Times New Roman" w:ascii="Times New Roman" w:hAnsi="Times New Roman"/>
              <w:sz w:val="28"/>
              <w:szCs w:val="28"/>
              <w:u w:val="none"/>
            </w:rPr>
            <w:t xml:space="preserve">    </w:t>
          </w:r>
          <w:hyperlink w:anchor="_Toc15287961">
            <w:r>
              <w:rPr>
                <w:webHidden/>
                <w:rStyle w:val="Style8"/>
                <w:rFonts w:cs="Times New Roman" w:ascii="Times New Roman" w:hAnsi="Times New Roman"/>
                <w:sz w:val="28"/>
                <w:szCs w:val="28"/>
                <w:u w:val="none"/>
              </w:rPr>
              <w:t>5.1 Окно входа</w:t>
            </w:r>
            <w:r>
              <w:rPr>
                <w:webHidden/>
              </w:rPr>
              <w:fldChar w:fldCharType="begin"/>
            </w:r>
            <w:r>
              <w:rPr>
                <w:webHidden/>
              </w:rPr>
              <w:instrText>PAGEREF _Toc15287961 \h</w:instrText>
            </w:r>
            <w:r>
              <w:rPr>
                <w:webHidden/>
              </w:rPr>
              <w:fldChar w:fldCharType="separate"/>
            </w:r>
            <w:r>
              <w:rPr>
                <w:rStyle w:val="Style8"/>
                <w:rFonts w:cs="Times New Roman" w:ascii="Times New Roman" w:hAnsi="Times New Roman"/>
                <w:vanish w:val="false"/>
                <w:sz w:val="28"/>
                <w:szCs w:val="28"/>
              </w:rPr>
              <w:tab/>
              <w:t>29</w:t>
            </w:r>
            <w:r>
              <w:rPr>
                <w:webHidden/>
              </w:rPr>
              <w:fldChar w:fldCharType="end"/>
            </w:r>
          </w:hyperlink>
        </w:p>
        <w:p>
          <w:pPr>
            <w:pStyle w:val="72"/>
            <w:tabs>
              <w:tab w:val="right" w:pos="9628" w:leader="none"/>
            </w:tabs>
            <w:spacing w:lineRule="auto" w:line="276"/>
            <w:ind w:left="0" w:right="850" w:hanging="0"/>
            <w:rPr>
              <w:rFonts w:ascii="Times New Roman" w:hAnsi="Times New Roman" w:eastAsia="" w:cs="Times New Roman" w:eastAsiaTheme="minorEastAsia"/>
              <w:sz w:val="28"/>
              <w:szCs w:val="28"/>
            </w:rPr>
          </w:pPr>
          <w:r>
            <w:rPr>
              <w:rFonts w:cs="Times New Roman" w:ascii="Times New Roman" w:hAnsi="Times New Roman"/>
              <w:sz w:val="28"/>
              <w:szCs w:val="28"/>
              <w:u w:val="none"/>
            </w:rPr>
            <w:t xml:space="preserve">    </w:t>
          </w:r>
          <w:hyperlink w:anchor="_Toc15287962">
            <w:r>
              <w:rPr>
                <w:webHidden/>
                <w:rStyle w:val="Style8"/>
                <w:rFonts w:cs="Times New Roman" w:ascii="Times New Roman" w:hAnsi="Times New Roman"/>
                <w:sz w:val="28"/>
                <w:szCs w:val="28"/>
                <w:u w:val="none"/>
              </w:rPr>
              <w:t>5.2 Оборудование.</w:t>
            </w:r>
            <w:r>
              <w:rPr>
                <w:webHidden/>
              </w:rPr>
              <w:fldChar w:fldCharType="begin"/>
            </w:r>
            <w:r>
              <w:rPr>
                <w:webHidden/>
              </w:rPr>
              <w:instrText>PAGEREF _Toc15287962 \h</w:instrText>
            </w:r>
            <w:r>
              <w:rPr>
                <w:webHidden/>
              </w:rPr>
              <w:fldChar w:fldCharType="separate"/>
            </w:r>
            <w:r>
              <w:rPr>
                <w:rStyle w:val="Style8"/>
                <w:rFonts w:cs="Times New Roman" w:ascii="Times New Roman" w:hAnsi="Times New Roman"/>
                <w:vanish w:val="false"/>
                <w:sz w:val="28"/>
                <w:szCs w:val="28"/>
              </w:rPr>
              <w:tab/>
              <w:t>30</w:t>
            </w:r>
            <w:r>
              <w:rPr>
                <w:webHidden/>
              </w:rPr>
              <w:fldChar w:fldCharType="end"/>
            </w:r>
          </w:hyperlink>
        </w:p>
        <w:p>
          <w:pPr>
            <w:pStyle w:val="72"/>
            <w:tabs>
              <w:tab w:val="right" w:pos="9628" w:leader="none"/>
            </w:tabs>
            <w:spacing w:lineRule="auto" w:line="276"/>
            <w:ind w:left="0" w:right="850" w:hanging="0"/>
            <w:rPr>
              <w:rFonts w:ascii="Times New Roman" w:hAnsi="Times New Roman" w:eastAsia="" w:cs="Times New Roman" w:eastAsiaTheme="minorEastAsia"/>
              <w:sz w:val="28"/>
              <w:szCs w:val="28"/>
            </w:rPr>
          </w:pPr>
          <w:r>
            <w:rPr>
              <w:rFonts w:cs="Times New Roman" w:ascii="Times New Roman" w:hAnsi="Times New Roman"/>
              <w:sz w:val="28"/>
              <w:szCs w:val="28"/>
              <w:u w:val="none"/>
            </w:rPr>
            <w:t xml:space="preserve">    </w:t>
          </w:r>
          <w:hyperlink w:anchor="_Toc15287963">
            <w:r>
              <w:rPr>
                <w:webHidden/>
                <w:rStyle w:val="Style8"/>
                <w:rFonts w:cs="Times New Roman" w:ascii="Times New Roman" w:hAnsi="Times New Roman"/>
                <w:sz w:val="28"/>
                <w:szCs w:val="28"/>
                <w:u w:val="none"/>
                <w:shd w:fill="FCFCFC" w:val="clear"/>
              </w:rPr>
              <w:t>5.3 Бригада</w:t>
            </w:r>
            <w:r>
              <w:rPr>
                <w:webHidden/>
              </w:rPr>
              <w:fldChar w:fldCharType="begin"/>
            </w:r>
            <w:r>
              <w:rPr>
                <w:webHidden/>
              </w:rPr>
              <w:instrText>PAGEREF _Toc15287963 \h</w:instrText>
            </w:r>
            <w:r>
              <w:rPr>
                <w:webHidden/>
              </w:rPr>
              <w:fldChar w:fldCharType="separate"/>
            </w:r>
            <w:r>
              <w:rPr>
                <w:rStyle w:val="Style8"/>
                <w:rFonts w:cs="Times New Roman" w:ascii="Times New Roman" w:hAnsi="Times New Roman"/>
                <w:vanish w:val="false"/>
                <w:sz w:val="28"/>
                <w:szCs w:val="28"/>
              </w:rPr>
              <w:tab/>
              <w:t>31</w:t>
            </w:r>
            <w:r>
              <w:rPr>
                <w:webHidden/>
              </w:rPr>
              <w:fldChar w:fldCharType="end"/>
            </w:r>
          </w:hyperlink>
        </w:p>
        <w:p>
          <w:pPr>
            <w:pStyle w:val="72"/>
            <w:tabs>
              <w:tab w:val="right" w:pos="9628" w:leader="none"/>
            </w:tabs>
            <w:spacing w:lineRule="auto" w:line="276"/>
            <w:ind w:left="0" w:right="850" w:hanging="0"/>
            <w:rPr>
              <w:rFonts w:ascii="Times New Roman" w:hAnsi="Times New Roman" w:eastAsia="" w:cs="Times New Roman" w:eastAsiaTheme="minorEastAsia"/>
              <w:sz w:val="28"/>
              <w:szCs w:val="28"/>
            </w:rPr>
          </w:pPr>
          <w:r>
            <w:rPr>
              <w:rFonts w:cs="Times New Roman" w:ascii="Times New Roman" w:hAnsi="Times New Roman"/>
              <w:sz w:val="28"/>
              <w:szCs w:val="28"/>
              <w:u w:val="none"/>
            </w:rPr>
            <w:t xml:space="preserve">    </w:t>
          </w:r>
          <w:hyperlink w:anchor="_Toc15287964">
            <w:r>
              <w:rPr>
                <w:webHidden/>
                <w:rStyle w:val="Style8"/>
                <w:rFonts w:cs="Times New Roman" w:ascii="Times New Roman" w:hAnsi="Times New Roman"/>
                <w:sz w:val="28"/>
                <w:szCs w:val="28"/>
                <w:u w:val="none"/>
                <w:shd w:fill="FCFCFC" w:val="clear"/>
              </w:rPr>
              <w:t>5.4 Заявки в работе.</w:t>
            </w:r>
            <w:r>
              <w:rPr>
                <w:webHidden/>
              </w:rPr>
              <w:fldChar w:fldCharType="begin"/>
            </w:r>
            <w:r>
              <w:rPr>
                <w:webHidden/>
              </w:rPr>
              <w:instrText>PAGEREF _Toc15287964 \h</w:instrText>
            </w:r>
            <w:r>
              <w:rPr>
                <w:webHidden/>
              </w:rPr>
              <w:fldChar w:fldCharType="separate"/>
            </w:r>
            <w:r>
              <w:rPr>
                <w:rStyle w:val="Style8"/>
                <w:rFonts w:cs="Times New Roman" w:ascii="Times New Roman" w:hAnsi="Times New Roman"/>
                <w:vanish w:val="false"/>
                <w:sz w:val="28"/>
                <w:szCs w:val="28"/>
              </w:rPr>
              <w:tab/>
              <w:t>32</w:t>
            </w:r>
            <w:r>
              <w:rPr>
                <w:webHidden/>
              </w:rPr>
              <w:fldChar w:fldCharType="end"/>
            </w:r>
          </w:hyperlink>
        </w:p>
        <w:p>
          <w:pPr>
            <w:pStyle w:val="72"/>
            <w:tabs>
              <w:tab w:val="right" w:pos="9628" w:leader="none"/>
            </w:tabs>
            <w:spacing w:lineRule="auto" w:line="276"/>
            <w:ind w:left="0" w:right="850" w:hanging="0"/>
            <w:rPr>
              <w:rFonts w:ascii="Times New Roman" w:hAnsi="Times New Roman" w:eastAsia="" w:cs="Times New Roman" w:eastAsiaTheme="minorEastAsia"/>
              <w:sz w:val="28"/>
              <w:szCs w:val="28"/>
            </w:rPr>
          </w:pPr>
          <w:r>
            <w:rPr>
              <w:rFonts w:cs="Times New Roman" w:ascii="Times New Roman" w:hAnsi="Times New Roman"/>
              <w:sz w:val="28"/>
              <w:szCs w:val="28"/>
              <w:u w:val="none"/>
            </w:rPr>
            <w:t xml:space="preserve">    </w:t>
          </w:r>
          <w:hyperlink w:anchor="_Toc15287965">
            <w:r>
              <w:rPr>
                <w:webHidden/>
                <w:rStyle w:val="Style8"/>
                <w:rFonts w:cs="Times New Roman" w:ascii="Times New Roman" w:hAnsi="Times New Roman"/>
                <w:sz w:val="28"/>
                <w:szCs w:val="28"/>
                <w:u w:val="none"/>
                <w:shd w:fill="FCFCFC" w:val="clear"/>
              </w:rPr>
              <w:t>5.5 Заявки</w:t>
            </w:r>
            <w:r>
              <w:rPr>
                <w:webHidden/>
              </w:rPr>
              <w:fldChar w:fldCharType="begin"/>
            </w:r>
            <w:r>
              <w:rPr>
                <w:webHidden/>
              </w:rPr>
              <w:instrText>PAGEREF _Toc15287965 \h</w:instrText>
            </w:r>
            <w:r>
              <w:rPr>
                <w:webHidden/>
              </w:rPr>
              <w:fldChar w:fldCharType="separate"/>
            </w:r>
            <w:r>
              <w:rPr>
                <w:rStyle w:val="Style8"/>
                <w:rFonts w:cs="Times New Roman" w:ascii="Times New Roman" w:hAnsi="Times New Roman"/>
                <w:vanish w:val="false"/>
                <w:sz w:val="28"/>
                <w:szCs w:val="28"/>
              </w:rPr>
              <w:tab/>
              <w:t>34</w:t>
            </w:r>
            <w:r>
              <w:rPr>
                <w:webHidden/>
              </w:rPr>
              <w:fldChar w:fldCharType="end"/>
            </w:r>
          </w:hyperlink>
        </w:p>
        <w:p>
          <w:pPr>
            <w:pStyle w:val="72"/>
            <w:tabs>
              <w:tab w:val="right" w:pos="9628" w:leader="none"/>
            </w:tabs>
            <w:spacing w:lineRule="auto" w:line="276"/>
            <w:ind w:left="0" w:right="850" w:hanging="0"/>
            <w:rPr>
              <w:rFonts w:ascii="Times New Roman" w:hAnsi="Times New Roman" w:eastAsia="" w:cs="Times New Roman" w:eastAsiaTheme="minorEastAsia"/>
              <w:sz w:val="28"/>
              <w:szCs w:val="28"/>
            </w:rPr>
          </w:pPr>
          <w:r>
            <w:rPr>
              <w:rFonts w:cs="Times New Roman" w:ascii="Times New Roman" w:hAnsi="Times New Roman"/>
              <w:sz w:val="28"/>
              <w:szCs w:val="28"/>
              <w:u w:val="none"/>
            </w:rPr>
            <w:t xml:space="preserve">    </w:t>
          </w:r>
          <w:hyperlink w:anchor="_Toc15287966">
            <w:r>
              <w:rPr>
                <w:webHidden/>
                <w:rStyle w:val="Style8"/>
                <w:rFonts w:cs="Times New Roman" w:ascii="Times New Roman" w:hAnsi="Times New Roman"/>
                <w:sz w:val="28"/>
                <w:szCs w:val="28"/>
                <w:u w:val="none"/>
                <w:shd w:fill="FCFCFC" w:val="clear"/>
              </w:rPr>
              <w:t>5.6 Склад</w:t>
            </w:r>
            <w:r>
              <w:rPr>
                <w:webHidden/>
              </w:rPr>
              <w:fldChar w:fldCharType="begin"/>
            </w:r>
            <w:r>
              <w:rPr>
                <w:webHidden/>
              </w:rPr>
              <w:instrText>PAGEREF _Toc15287966 \h</w:instrText>
            </w:r>
            <w:r>
              <w:rPr>
                <w:webHidden/>
              </w:rPr>
              <w:fldChar w:fldCharType="separate"/>
            </w:r>
            <w:r>
              <w:rPr>
                <w:rStyle w:val="Style8"/>
                <w:rFonts w:cs="Times New Roman" w:ascii="Times New Roman" w:hAnsi="Times New Roman"/>
                <w:vanish w:val="false"/>
                <w:sz w:val="28"/>
                <w:szCs w:val="28"/>
              </w:rPr>
              <w:tab/>
              <w:t>34</w:t>
            </w:r>
            <w:r>
              <w:rPr>
                <w:webHidden/>
              </w:rPr>
              <w:fldChar w:fldCharType="end"/>
            </w:r>
          </w:hyperlink>
        </w:p>
        <w:p>
          <w:pPr>
            <w:pStyle w:val="72"/>
            <w:tabs>
              <w:tab w:val="right" w:pos="9628" w:leader="none"/>
            </w:tabs>
            <w:spacing w:lineRule="auto" w:line="276"/>
            <w:ind w:left="0" w:right="850" w:hanging="0"/>
            <w:rPr>
              <w:rFonts w:ascii="Times New Roman" w:hAnsi="Times New Roman" w:eastAsia="" w:cs="Times New Roman" w:eastAsiaTheme="minorEastAsia"/>
              <w:sz w:val="28"/>
              <w:szCs w:val="28"/>
            </w:rPr>
          </w:pPr>
          <w:r>
            <w:rPr>
              <w:rFonts w:cs="Times New Roman" w:ascii="Times New Roman" w:hAnsi="Times New Roman"/>
              <w:sz w:val="28"/>
              <w:szCs w:val="28"/>
              <w:u w:val="none"/>
            </w:rPr>
            <w:t xml:space="preserve">    </w:t>
          </w:r>
          <w:hyperlink w:anchor="_Toc15287967">
            <w:r>
              <w:rPr>
                <w:webHidden/>
                <w:rStyle w:val="Style8"/>
                <w:rFonts w:cs="Times New Roman" w:ascii="Times New Roman" w:hAnsi="Times New Roman"/>
                <w:sz w:val="28"/>
                <w:szCs w:val="28"/>
                <w:u w:val="none"/>
              </w:rPr>
              <w:t>5.7 Вспенка</w:t>
            </w:r>
            <w:r>
              <w:rPr>
                <w:webHidden/>
              </w:rPr>
              <w:fldChar w:fldCharType="begin"/>
            </w:r>
            <w:r>
              <w:rPr>
                <w:webHidden/>
              </w:rPr>
              <w:instrText>PAGEREF _Toc15287967 \h</w:instrText>
            </w:r>
            <w:r>
              <w:rPr>
                <w:webHidden/>
              </w:rPr>
              <w:fldChar w:fldCharType="separate"/>
            </w:r>
            <w:r>
              <w:rPr>
                <w:rStyle w:val="Style8"/>
                <w:rFonts w:cs="Times New Roman" w:ascii="Times New Roman" w:hAnsi="Times New Roman"/>
                <w:vanish w:val="false"/>
                <w:sz w:val="28"/>
                <w:szCs w:val="28"/>
              </w:rPr>
              <w:tab/>
              <w:t>35</w:t>
            </w:r>
            <w:r>
              <w:rPr>
                <w:webHidden/>
              </w:rPr>
              <w:fldChar w:fldCharType="end"/>
            </w:r>
          </w:hyperlink>
        </w:p>
        <w:p>
          <w:pPr>
            <w:pStyle w:val="72"/>
            <w:tabs>
              <w:tab w:val="right" w:pos="9628" w:leader="none"/>
            </w:tabs>
            <w:spacing w:lineRule="auto" w:line="276"/>
            <w:ind w:left="0" w:right="850" w:hanging="0"/>
            <w:rPr>
              <w:rFonts w:ascii="Times New Roman" w:hAnsi="Times New Roman" w:eastAsia="" w:cs="Times New Roman" w:eastAsiaTheme="minorEastAsia"/>
              <w:sz w:val="28"/>
              <w:szCs w:val="28"/>
            </w:rPr>
          </w:pPr>
          <w:r>
            <w:rPr>
              <w:rFonts w:cs="Times New Roman" w:ascii="Times New Roman" w:hAnsi="Times New Roman"/>
              <w:sz w:val="28"/>
              <w:szCs w:val="28"/>
              <w:u w:val="none"/>
            </w:rPr>
            <w:t xml:space="preserve">    </w:t>
          </w:r>
          <w:hyperlink w:anchor="_Toc15287968">
            <w:r>
              <w:rPr>
                <w:webHidden/>
                <w:rStyle w:val="Style8"/>
                <w:rFonts w:cs="Times New Roman" w:ascii="Times New Roman" w:hAnsi="Times New Roman"/>
                <w:sz w:val="28"/>
                <w:szCs w:val="28"/>
                <w:u w:val="none"/>
                <w:shd w:fill="FCFCFC" w:val="clear"/>
              </w:rPr>
              <w:t>5.8 Взвешивание блоков</w:t>
            </w:r>
            <w:r>
              <w:rPr>
                <w:webHidden/>
              </w:rPr>
              <w:fldChar w:fldCharType="begin"/>
            </w:r>
            <w:r>
              <w:rPr>
                <w:webHidden/>
              </w:rPr>
              <w:instrText>PAGEREF _Toc15287968 \h</w:instrText>
            </w:r>
            <w:r>
              <w:rPr>
                <w:webHidden/>
              </w:rPr>
              <w:fldChar w:fldCharType="separate"/>
            </w:r>
            <w:r>
              <w:rPr>
                <w:rStyle w:val="Style8"/>
                <w:rFonts w:cs="Times New Roman" w:ascii="Times New Roman" w:hAnsi="Times New Roman"/>
                <w:vanish w:val="false"/>
                <w:sz w:val="28"/>
                <w:szCs w:val="28"/>
              </w:rPr>
              <w:tab/>
              <w:t>36</w:t>
            </w:r>
            <w:r>
              <w:rPr>
                <w:webHidden/>
              </w:rPr>
              <w:fldChar w:fldCharType="end"/>
            </w:r>
          </w:hyperlink>
        </w:p>
        <w:p>
          <w:pPr>
            <w:pStyle w:val="72"/>
            <w:tabs>
              <w:tab w:val="right" w:pos="9628" w:leader="none"/>
            </w:tabs>
            <w:spacing w:lineRule="auto" w:line="276"/>
            <w:ind w:left="0" w:right="850" w:hanging="0"/>
            <w:rPr>
              <w:rFonts w:ascii="Times New Roman" w:hAnsi="Times New Roman" w:eastAsia="" w:cs="Times New Roman" w:eastAsiaTheme="minorEastAsia"/>
              <w:sz w:val="28"/>
              <w:szCs w:val="28"/>
            </w:rPr>
          </w:pPr>
          <w:hyperlink w:anchor="_Toc15287969">
            <w:r>
              <w:rPr>
                <w:webHidden/>
                <w:rStyle w:val="Style8"/>
                <w:rFonts w:cs="Times New Roman" w:ascii="Times New Roman" w:hAnsi="Times New Roman"/>
                <w:sz w:val="28"/>
                <w:szCs w:val="28"/>
                <w:u w:val="none"/>
              </w:rPr>
              <w:t>6. Методика разработки, порядок контроля и приемки</w:t>
            </w:r>
            <w:r>
              <w:rPr>
                <w:webHidden/>
              </w:rPr>
              <w:fldChar w:fldCharType="begin"/>
            </w:r>
            <w:r>
              <w:rPr>
                <w:webHidden/>
              </w:rPr>
              <w:instrText>PAGEREF _Toc15287969 \h</w:instrText>
            </w:r>
            <w:r>
              <w:rPr>
                <w:webHidden/>
              </w:rPr>
              <w:fldChar w:fldCharType="separate"/>
            </w:r>
            <w:r>
              <w:rPr>
                <w:rStyle w:val="Style8"/>
                <w:rFonts w:cs="Times New Roman" w:ascii="Times New Roman" w:hAnsi="Times New Roman"/>
                <w:vanish w:val="false"/>
                <w:sz w:val="28"/>
                <w:szCs w:val="28"/>
              </w:rPr>
              <w:tab/>
              <w:t>40</w:t>
            </w:r>
            <w:r>
              <w:rPr>
                <w:webHidden/>
              </w:rPr>
              <w:fldChar w:fldCharType="end"/>
            </w:r>
          </w:hyperlink>
        </w:p>
        <w:p>
          <w:pPr>
            <w:pStyle w:val="72"/>
            <w:tabs>
              <w:tab w:val="right" w:pos="9628" w:leader="none"/>
            </w:tabs>
            <w:spacing w:lineRule="auto" w:line="276"/>
            <w:ind w:left="0" w:right="850" w:hanging="0"/>
            <w:rPr>
              <w:rFonts w:ascii="Times New Roman" w:hAnsi="Times New Roman" w:eastAsia="" w:cs="Times New Roman" w:eastAsiaTheme="minorEastAsia"/>
              <w:sz w:val="28"/>
              <w:szCs w:val="28"/>
            </w:rPr>
          </w:pPr>
          <w:hyperlink w:anchor="_Toc15287970">
            <w:r>
              <w:rPr>
                <w:webHidden/>
                <w:rStyle w:val="Style8"/>
                <w:rFonts w:eastAsia="Play" w:cs="Times New Roman" w:ascii="Times New Roman" w:hAnsi="Times New Roman"/>
                <w:sz w:val="28"/>
                <w:szCs w:val="28"/>
                <w:u w:val="none"/>
              </w:rPr>
              <w:t>Приложение 1</w:t>
            </w:r>
            <w:r>
              <w:rPr>
                <w:webHidden/>
              </w:rPr>
              <w:fldChar w:fldCharType="begin"/>
            </w:r>
            <w:r>
              <w:rPr>
                <w:webHidden/>
              </w:rPr>
              <w:instrText>PAGEREF _Toc15287970 \h</w:instrText>
            </w:r>
            <w:r>
              <w:rPr>
                <w:webHidden/>
              </w:rPr>
              <w:fldChar w:fldCharType="separate"/>
            </w:r>
            <w:r>
              <w:rPr>
                <w:rStyle w:val="Style8"/>
                <w:rFonts w:cs="Times New Roman" w:ascii="Times New Roman" w:hAnsi="Times New Roman"/>
                <w:vanish w:val="false"/>
                <w:sz w:val="28"/>
                <w:szCs w:val="28"/>
              </w:rPr>
              <w:tab/>
              <w:t>1</w:t>
            </w:r>
            <w:r>
              <w:rPr>
                <w:webHidden/>
              </w:rPr>
              <w:fldChar w:fldCharType="end"/>
            </w:r>
          </w:hyperlink>
        </w:p>
        <w:p>
          <w:pPr>
            <w:pStyle w:val="Normal"/>
            <w:tabs>
              <w:tab w:val="right" w:pos="9637" w:leader="none"/>
            </w:tabs>
            <w:spacing w:lineRule="auto" w:line="276" w:before="200" w:after="80"/>
            <w:ind w:right="0" w:hanging="0"/>
            <w:jc w:val="both"/>
            <w:rPr>
              <w:rFonts w:ascii="Times New Roman" w:hAnsi="Times New Roman" w:cs="Times New Roman"/>
              <w:sz w:val="28"/>
              <w:szCs w:val="28"/>
            </w:rPr>
          </w:pPr>
          <w:r>
            <w:rPr>
              <w:rFonts w:cs="Times New Roman" w:ascii="Times New Roman" w:hAnsi="Times New Roman"/>
              <w:sz w:val="28"/>
              <w:szCs w:val="28"/>
            </w:rPr>
          </w:r>
          <w:r>
            <w:rPr>
              <w:sz w:val="28"/>
              <w:szCs w:val="28"/>
              <w:rFonts w:cs="Times New Roman" w:ascii="Times New Roman" w:hAnsi="Times New Roman"/>
            </w:rPr>
            <w:fldChar w:fldCharType="end"/>
          </w:r>
        </w:p>
      </w:sdtContent>
    </w:sdt>
    <w:p>
      <w:pPr>
        <w:pStyle w:val="Normal"/>
        <w:spacing w:lineRule="auto" w:line="276"/>
        <w:ind w:right="0" w:hanging="0"/>
        <w:jc w:val="both"/>
        <w:rPr>
          <w:rFonts w:ascii="Times New Roman" w:hAnsi="Times New Roman" w:cs="Times New Roman"/>
          <w:sz w:val="28"/>
          <w:szCs w:val="28"/>
        </w:rPr>
      </w:pPr>
      <w:r>
        <w:rPr>
          <w:rFonts w:cs="Times New Roman" w:ascii="Times New Roman" w:hAnsi="Times New Roman"/>
          <w:sz w:val="28"/>
          <w:szCs w:val="28"/>
        </w:rPr>
      </w:r>
      <w:r>
        <w:br w:type="page"/>
      </w:r>
    </w:p>
    <w:p>
      <w:pPr>
        <w:pStyle w:val="Normal"/>
        <w:spacing w:lineRule="auto" w:line="276"/>
        <w:ind w:right="0" w:hanging="0"/>
        <w:jc w:val="both"/>
        <w:rPr>
          <w:rFonts w:ascii="Times New Roman" w:hAnsi="Times New Roman" w:cs="Times New Roman"/>
          <w:sz w:val="28"/>
          <w:szCs w:val="28"/>
        </w:rPr>
      </w:pPr>
      <w:r>
        <w:rPr>
          <w:rFonts w:cs="Times New Roman" w:ascii="Times New Roman" w:hAnsi="Times New Roman"/>
          <w:sz w:val="28"/>
          <w:szCs w:val="28"/>
        </w:rPr>
      </w:r>
    </w:p>
    <w:p>
      <w:pPr>
        <w:pStyle w:val="1"/>
        <w:spacing w:lineRule="auto" w:line="276"/>
        <w:ind w:right="0" w:hanging="0"/>
        <w:jc w:val="both"/>
        <w:rPr>
          <w:rFonts w:ascii="Times New Roman" w:hAnsi="Times New Roman" w:cs="Times New Roman"/>
          <w:b w:val="false"/>
          <w:b w:val="false"/>
          <w:sz w:val="28"/>
          <w:szCs w:val="28"/>
        </w:rPr>
      </w:pPr>
      <w:bookmarkStart w:id="0" w:name="_Toc15287931"/>
      <w:r>
        <w:rPr>
          <w:rFonts w:cs="Times New Roman" w:ascii="Times New Roman" w:hAnsi="Times New Roman"/>
          <w:b w:val="false"/>
          <w:sz w:val="28"/>
          <w:szCs w:val="28"/>
        </w:rPr>
        <w:t>1. Общие сведения</w:t>
      </w:r>
      <w:bookmarkEnd w:id="0"/>
    </w:p>
    <w:p>
      <w:pPr>
        <w:pStyle w:val="2"/>
        <w:spacing w:lineRule="auto" w:line="276"/>
        <w:ind w:right="0" w:hanging="0"/>
        <w:jc w:val="both"/>
        <w:rPr>
          <w:rFonts w:ascii="Times New Roman" w:hAnsi="Times New Roman" w:cs="Times New Roman"/>
          <w:b w:val="false"/>
          <w:b w:val="false"/>
          <w:sz w:val="28"/>
          <w:szCs w:val="28"/>
        </w:rPr>
      </w:pPr>
      <w:bookmarkStart w:id="1" w:name="_Toc15287932"/>
      <w:r>
        <w:rPr>
          <w:rFonts w:cs="Times New Roman" w:ascii="Times New Roman" w:hAnsi="Times New Roman"/>
          <w:b w:val="false"/>
          <w:sz w:val="28"/>
          <w:szCs w:val="28"/>
        </w:rPr>
        <w:t>1.1. Основание для выполнения работ</w:t>
      </w:r>
      <w:bookmarkEnd w:id="1"/>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Normal"/>
        <w:pBdr/>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Основанием для выполнения работ является договор  (далее – Договор).</w:t>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2"/>
        <w:spacing w:lineRule="auto" w:line="276"/>
        <w:ind w:right="0" w:hanging="0"/>
        <w:jc w:val="both"/>
        <w:rPr>
          <w:rFonts w:ascii="Times New Roman" w:hAnsi="Times New Roman" w:cs="Times New Roman"/>
          <w:b w:val="false"/>
          <w:b w:val="false"/>
          <w:sz w:val="28"/>
          <w:szCs w:val="28"/>
        </w:rPr>
      </w:pPr>
      <w:bookmarkStart w:id="2" w:name="_Toc15287933"/>
      <w:r>
        <w:rPr>
          <w:rFonts w:cs="Times New Roman" w:ascii="Times New Roman" w:hAnsi="Times New Roman"/>
          <w:b w:val="false"/>
          <w:sz w:val="28"/>
          <w:szCs w:val="28"/>
        </w:rPr>
        <w:t>1.2.  Полное наименование Системы и ее условное обозначение</w:t>
      </w:r>
      <w:bookmarkEnd w:id="2"/>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Normal"/>
        <w:pBdr/>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Автоматизированная система контроля движения материалов и продуктов для производства Пенополистирола</w:t>
      </w:r>
    </w:p>
    <w:p>
      <w:pPr>
        <w:pStyle w:val="Normal"/>
        <w:pBdr/>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Краткое наименование: АСК ППС.</w:t>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2"/>
        <w:spacing w:lineRule="auto" w:line="276"/>
        <w:ind w:right="0" w:hanging="0"/>
        <w:jc w:val="both"/>
        <w:rPr>
          <w:rFonts w:ascii="Times New Roman" w:hAnsi="Times New Roman" w:cs="Times New Roman"/>
          <w:b w:val="false"/>
          <w:b w:val="false"/>
          <w:sz w:val="28"/>
          <w:szCs w:val="28"/>
        </w:rPr>
      </w:pPr>
      <w:bookmarkStart w:id="3" w:name="_Toc15287934"/>
      <w:r>
        <w:rPr>
          <w:rFonts w:cs="Times New Roman" w:ascii="Times New Roman" w:hAnsi="Times New Roman"/>
          <w:b w:val="false"/>
          <w:sz w:val="28"/>
          <w:szCs w:val="28"/>
        </w:rPr>
        <w:t>1.3. Наименование Заказчика и Исполнителя</w:t>
      </w:r>
      <w:bookmarkEnd w:id="3"/>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Normal"/>
        <w:pBdr/>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Заказчик: ООО «Полимерпласт», ИНН 7203342549</w:t>
      </w:r>
    </w:p>
    <w:p>
      <w:pPr>
        <w:pStyle w:val="Normal"/>
        <w:pBdr/>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Исполнитель: </w:t>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2"/>
        <w:spacing w:lineRule="auto" w:line="276"/>
        <w:ind w:right="0" w:hanging="0"/>
        <w:jc w:val="both"/>
        <w:rPr>
          <w:rFonts w:ascii="Times New Roman" w:hAnsi="Times New Roman" w:cs="Times New Roman"/>
          <w:b w:val="false"/>
          <w:b w:val="false"/>
          <w:sz w:val="28"/>
          <w:szCs w:val="28"/>
        </w:rPr>
      </w:pPr>
      <w:bookmarkStart w:id="4" w:name="_Toc15287935"/>
      <w:r>
        <w:rPr>
          <w:rFonts w:cs="Times New Roman" w:ascii="Times New Roman" w:hAnsi="Times New Roman"/>
          <w:b w:val="false"/>
          <w:sz w:val="28"/>
          <w:szCs w:val="28"/>
        </w:rPr>
        <w:t>1.4. Начало и окончание работ</w:t>
      </w:r>
      <w:bookmarkEnd w:id="4"/>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Начало работ: 01 августа 2019 года;</w:t>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Окончание работ: 01 ноября 2019 года;</w:t>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2"/>
        <w:spacing w:lineRule="auto" w:line="276"/>
        <w:ind w:right="0" w:hanging="0"/>
        <w:jc w:val="both"/>
        <w:rPr>
          <w:rFonts w:ascii="Times New Roman" w:hAnsi="Times New Roman" w:cs="Times New Roman"/>
          <w:b w:val="false"/>
          <w:b w:val="false"/>
          <w:sz w:val="28"/>
          <w:szCs w:val="28"/>
        </w:rPr>
      </w:pPr>
      <w:bookmarkStart w:id="5" w:name="_Toc15287936"/>
      <w:r>
        <w:rPr>
          <w:rFonts w:cs="Times New Roman" w:ascii="Times New Roman" w:hAnsi="Times New Roman"/>
          <w:b w:val="false"/>
          <w:sz w:val="28"/>
          <w:szCs w:val="28"/>
        </w:rPr>
        <w:t>1.5. Перечень документов на основании которых создается система</w:t>
      </w:r>
      <w:bookmarkEnd w:id="5"/>
    </w:p>
    <w:p>
      <w:pPr>
        <w:pStyle w:val="Normal"/>
        <w:pBdr/>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Normal"/>
        <w:pBdr/>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Разработка Технического задания проводилась с использованием следующих стандартов:</w:t>
      </w:r>
    </w:p>
    <w:p>
      <w:pPr>
        <w:pStyle w:val="Normal"/>
        <w:pBdr/>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Normal"/>
        <w:pBdr/>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  </w:t>
      </w:r>
      <w:r>
        <w:rPr>
          <w:rFonts w:eastAsia="Play" w:cs="Times New Roman" w:ascii="Times New Roman" w:hAnsi="Times New Roman"/>
          <w:sz w:val="28"/>
          <w:szCs w:val="28"/>
        </w:rPr>
        <w:t>ГОСТ 34.601-90 Автоматизированные системы. Стадии создания;</w:t>
      </w:r>
    </w:p>
    <w:p>
      <w:pPr>
        <w:pStyle w:val="Normal"/>
        <w:pBdr/>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 </w:t>
      </w:r>
      <w:r>
        <w:rPr>
          <w:rFonts w:eastAsia="Play" w:cs="Times New Roman" w:ascii="Times New Roman" w:hAnsi="Times New Roman"/>
          <w:sz w:val="28"/>
          <w:szCs w:val="28"/>
        </w:rPr>
        <w:t>ГОСТ 34.602-89 Техническое задание на создание автоматизированной системы;</w:t>
      </w:r>
    </w:p>
    <w:p>
      <w:pPr>
        <w:pStyle w:val="Normal"/>
        <w:pBdr/>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 </w:t>
      </w:r>
      <w:r>
        <w:rPr>
          <w:rFonts w:eastAsia="Play" w:cs="Times New Roman" w:ascii="Times New Roman" w:hAnsi="Times New Roman"/>
          <w:sz w:val="28"/>
          <w:szCs w:val="28"/>
        </w:rPr>
        <w:t>ГОСТ 34.201-89 Виды, комплектность и обозначение документов при создании автоматизированных систем (частичное использование);</w:t>
      </w:r>
    </w:p>
    <w:p>
      <w:pPr>
        <w:pStyle w:val="Normal"/>
        <w:pBdr/>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 </w:t>
      </w:r>
      <w:r>
        <w:rPr>
          <w:rFonts w:eastAsia="Play" w:cs="Times New Roman" w:ascii="Times New Roman" w:hAnsi="Times New Roman"/>
          <w:sz w:val="28"/>
          <w:szCs w:val="28"/>
        </w:rPr>
        <w:t>ГОСТ 24.104-85 "Автоматизированные системы управления. Общие требования;</w:t>
      </w:r>
    </w:p>
    <w:p>
      <w:pPr>
        <w:pStyle w:val="Normal"/>
        <w:pBdr/>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 </w:t>
      </w:r>
      <w:r>
        <w:rPr>
          <w:rFonts w:eastAsia="Play" w:cs="Times New Roman" w:ascii="Times New Roman" w:hAnsi="Times New Roman"/>
          <w:sz w:val="28"/>
          <w:szCs w:val="28"/>
        </w:rPr>
        <w:t>Стандарт IEEE 29148-2011.</w:t>
      </w:r>
    </w:p>
    <w:p>
      <w:pPr>
        <w:pStyle w:val="Normal"/>
        <w:pBdr/>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2"/>
        <w:spacing w:lineRule="auto" w:line="276"/>
        <w:ind w:right="0" w:hanging="0"/>
        <w:jc w:val="both"/>
        <w:rPr>
          <w:rFonts w:ascii="Times New Roman" w:hAnsi="Times New Roman" w:cs="Times New Roman"/>
          <w:b w:val="false"/>
          <w:b w:val="false"/>
          <w:sz w:val="28"/>
          <w:szCs w:val="28"/>
        </w:rPr>
      </w:pPr>
      <w:bookmarkStart w:id="6" w:name="_Toc15287937"/>
      <w:r>
        <w:rPr>
          <w:rFonts w:cs="Times New Roman" w:ascii="Times New Roman" w:hAnsi="Times New Roman"/>
          <w:b w:val="false"/>
          <w:sz w:val="28"/>
          <w:szCs w:val="28"/>
        </w:rPr>
        <w:t>1.6. Характеристика документа и его сфера применения</w:t>
      </w:r>
      <w:bookmarkEnd w:id="6"/>
      <w:r>
        <w:rPr>
          <w:rFonts w:cs="Times New Roman" w:ascii="Times New Roman" w:hAnsi="Times New Roman"/>
          <w:b w:val="false"/>
          <w:sz w:val="28"/>
          <w:szCs w:val="28"/>
        </w:rPr>
        <w:t xml:space="preserve"> </w:t>
      </w:r>
    </w:p>
    <w:p>
      <w:pPr>
        <w:pStyle w:val="Normal"/>
        <w:pBdr/>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Normal"/>
        <w:pBdr/>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Техническое задание описывает требования к Системе и является основным документом в комплекте Документации к системе. Кроме того Техническое задание является неотъемлемой частью договора - в случае противоречия условий договора и Технического задания применяются условия, изложенные в Техническом задании. </w:t>
      </w:r>
    </w:p>
    <w:p>
      <w:pPr>
        <w:pStyle w:val="Normal"/>
        <w:pBdr/>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2"/>
        <w:spacing w:lineRule="auto" w:line="276"/>
        <w:ind w:right="0" w:hanging="0"/>
        <w:jc w:val="both"/>
        <w:rPr>
          <w:rFonts w:ascii="Times New Roman" w:hAnsi="Times New Roman" w:cs="Times New Roman"/>
          <w:b w:val="false"/>
          <w:b w:val="false"/>
          <w:sz w:val="28"/>
          <w:szCs w:val="28"/>
        </w:rPr>
      </w:pPr>
      <w:bookmarkStart w:id="7" w:name="_Toc15287938"/>
      <w:r>
        <w:rPr>
          <w:rFonts w:cs="Times New Roman" w:ascii="Times New Roman" w:hAnsi="Times New Roman"/>
          <w:b w:val="false"/>
          <w:sz w:val="28"/>
          <w:szCs w:val="28"/>
        </w:rPr>
        <w:t>1.7. Порядок оформления и предъявления заказчику результатов работ по созданию Системы</w:t>
      </w:r>
      <w:bookmarkEnd w:id="7"/>
    </w:p>
    <w:p>
      <w:pPr>
        <w:pStyle w:val="2"/>
        <w:spacing w:lineRule="auto" w:line="276"/>
        <w:ind w:right="0" w:hanging="0"/>
        <w:jc w:val="both"/>
        <w:rPr>
          <w:rFonts w:ascii="Times New Roman" w:hAnsi="Times New Roman" w:cs="Times New Roman"/>
          <w:b w:val="false"/>
          <w:b w:val="false"/>
          <w:sz w:val="28"/>
          <w:szCs w:val="28"/>
        </w:rPr>
      </w:pPr>
      <w:r>
        <w:rPr>
          <w:rFonts w:cs="Times New Roman" w:ascii="Times New Roman" w:hAnsi="Times New Roman"/>
          <w:b w:val="false"/>
          <w:sz w:val="28"/>
          <w:szCs w:val="28"/>
        </w:rPr>
      </w:r>
    </w:p>
    <w:p>
      <w:pPr>
        <w:pStyle w:val="Normal"/>
        <w:pBdr/>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Создание Системы будет осуществляться в три этапа:</w:t>
        <w:br/>
        <w:t>- предварительный этап:</w:t>
      </w:r>
    </w:p>
    <w:p>
      <w:pPr>
        <w:pStyle w:val="Normal"/>
        <w:pBdr/>
        <w:spacing w:lineRule="auto" w:line="276"/>
        <w:ind w:right="0" w:firstLine="720"/>
        <w:jc w:val="both"/>
        <w:rPr>
          <w:rFonts w:ascii="Times New Roman" w:hAnsi="Times New Roman" w:eastAsia="Play" w:cs="Times New Roman"/>
          <w:sz w:val="28"/>
          <w:szCs w:val="28"/>
        </w:rPr>
      </w:pPr>
      <w:r>
        <w:rPr>
          <w:rFonts w:eastAsia="Play" w:cs="Times New Roman" w:ascii="Times New Roman" w:hAnsi="Times New Roman"/>
          <w:sz w:val="28"/>
          <w:szCs w:val="28"/>
        </w:rPr>
        <w:t>1) Предпроектное обследование, оформление логики и бизнес-процессов.</w:t>
      </w:r>
    </w:p>
    <w:p>
      <w:pPr>
        <w:pStyle w:val="Normal"/>
        <w:pBdr/>
        <w:spacing w:lineRule="auto" w:line="276"/>
        <w:ind w:right="0" w:firstLine="72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2) Выбор применяемых технологий и оборудования. </w:t>
      </w:r>
    </w:p>
    <w:p>
      <w:pPr>
        <w:pStyle w:val="Normal"/>
        <w:pBdr/>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 первый этап разработки Системы: </w:t>
      </w:r>
    </w:p>
    <w:p>
      <w:pPr>
        <w:pStyle w:val="Normal"/>
        <w:pBdr/>
        <w:spacing w:lineRule="auto" w:line="276"/>
        <w:ind w:right="0" w:firstLine="720"/>
        <w:jc w:val="both"/>
        <w:rPr>
          <w:rFonts w:ascii="Times New Roman" w:hAnsi="Times New Roman" w:eastAsia="Play" w:cs="Times New Roman"/>
          <w:sz w:val="28"/>
          <w:szCs w:val="28"/>
        </w:rPr>
      </w:pPr>
      <w:r>
        <w:rPr>
          <w:rFonts w:eastAsia="Play" w:cs="Times New Roman" w:ascii="Times New Roman" w:hAnsi="Times New Roman"/>
          <w:sz w:val="28"/>
          <w:szCs w:val="28"/>
        </w:rPr>
        <w:t>3) Разработка модуля по производственному учету полуфабрикатов (вспенка, формовка в разрезе партий и единиц учета).</w:t>
      </w:r>
    </w:p>
    <w:p>
      <w:pPr>
        <w:pStyle w:val="Normal"/>
        <w:pBdr/>
        <w:spacing w:lineRule="auto" w:line="276"/>
        <w:ind w:right="0" w:firstLine="720"/>
        <w:jc w:val="both"/>
        <w:rPr>
          <w:rFonts w:ascii="Times New Roman" w:hAnsi="Times New Roman" w:eastAsia="Play" w:cs="Times New Roman"/>
          <w:sz w:val="28"/>
          <w:szCs w:val="28"/>
        </w:rPr>
      </w:pPr>
      <w:r>
        <w:rPr>
          <w:rFonts w:eastAsia="Play" w:cs="Times New Roman" w:ascii="Times New Roman" w:hAnsi="Times New Roman"/>
          <w:sz w:val="28"/>
          <w:szCs w:val="28"/>
        </w:rPr>
        <w:t>4) Разработка системы складского учета произведенной продукции.</w:t>
      </w:r>
    </w:p>
    <w:p>
      <w:pPr>
        <w:pStyle w:val="Normal"/>
        <w:pBdr/>
        <w:spacing w:lineRule="auto" w:line="276"/>
        <w:ind w:right="0" w:firstLine="720"/>
        <w:jc w:val="both"/>
        <w:rPr>
          <w:rFonts w:ascii="Times New Roman" w:hAnsi="Times New Roman" w:eastAsia="Play" w:cs="Times New Roman"/>
          <w:sz w:val="28"/>
          <w:szCs w:val="28"/>
        </w:rPr>
      </w:pPr>
      <w:r>
        <w:rPr>
          <w:rFonts w:eastAsia="Play" w:cs="Times New Roman" w:ascii="Times New Roman" w:hAnsi="Times New Roman"/>
          <w:sz w:val="28"/>
          <w:szCs w:val="28"/>
        </w:rPr>
        <w:t>5) Создание системы контроля на основе ручного ввода данных и системы дистанционного мониторинга за материалами.</w:t>
      </w:r>
    </w:p>
    <w:p>
      <w:pPr>
        <w:pStyle w:val="Normal"/>
        <w:pBdr/>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  второй этап разработка системы;</w:t>
      </w:r>
    </w:p>
    <w:p>
      <w:pPr>
        <w:pStyle w:val="Normal"/>
        <w:pBdr/>
        <w:spacing w:lineRule="auto" w:line="276"/>
        <w:ind w:right="0" w:firstLine="720"/>
        <w:jc w:val="both"/>
        <w:rPr>
          <w:rFonts w:ascii="Times New Roman" w:hAnsi="Times New Roman" w:eastAsia="Play" w:cs="Times New Roman"/>
          <w:sz w:val="28"/>
          <w:szCs w:val="28"/>
        </w:rPr>
      </w:pPr>
      <w:r>
        <w:rPr>
          <w:rFonts w:eastAsia="Play" w:cs="Times New Roman" w:ascii="Times New Roman" w:hAnsi="Times New Roman"/>
          <w:sz w:val="28"/>
          <w:szCs w:val="28"/>
        </w:rPr>
        <w:t>6) Взаимодействие с программой заявки, отслеживания статусов заявок.</w:t>
      </w:r>
    </w:p>
    <w:p>
      <w:pPr>
        <w:pStyle w:val="Normal"/>
        <w:pBdr/>
        <w:spacing w:lineRule="auto" w:line="276"/>
        <w:ind w:right="0" w:firstLine="720"/>
        <w:jc w:val="both"/>
        <w:rPr>
          <w:rFonts w:ascii="Times New Roman" w:hAnsi="Times New Roman" w:eastAsia="Play" w:cs="Times New Roman"/>
          <w:sz w:val="28"/>
          <w:szCs w:val="28"/>
        </w:rPr>
      </w:pPr>
      <w:r>
        <w:rPr>
          <w:rFonts w:eastAsia="Play" w:cs="Times New Roman" w:ascii="Times New Roman" w:hAnsi="Times New Roman"/>
          <w:sz w:val="28"/>
          <w:szCs w:val="28"/>
        </w:rPr>
        <w:t>7) Разработка модуля аналитики; автоматизация основных ключевых этапов работы с продукцией. Блок учета склада сырья.</w:t>
      </w:r>
    </w:p>
    <w:p>
      <w:pPr>
        <w:pStyle w:val="Normal"/>
        <w:pBdr/>
        <w:spacing w:lineRule="auto" w:line="276"/>
        <w:ind w:right="0" w:firstLine="720"/>
        <w:jc w:val="both"/>
        <w:rPr>
          <w:rFonts w:ascii="Times New Roman" w:hAnsi="Times New Roman" w:eastAsia="Play" w:cs="Times New Roman"/>
          <w:sz w:val="28"/>
          <w:szCs w:val="28"/>
        </w:rPr>
      </w:pPr>
      <w:r>
        <w:rPr>
          <w:rFonts w:eastAsia="Play" w:cs="Times New Roman" w:ascii="Times New Roman" w:hAnsi="Times New Roman"/>
          <w:sz w:val="28"/>
          <w:szCs w:val="28"/>
        </w:rPr>
        <w:t>8) Пусконаладочные работы и предварительные испытания.</w:t>
      </w:r>
    </w:p>
    <w:p>
      <w:pPr>
        <w:pStyle w:val="Normal"/>
        <w:pBdr/>
        <w:spacing w:lineRule="auto" w:line="276"/>
        <w:ind w:right="0" w:firstLine="720"/>
        <w:jc w:val="both"/>
        <w:rPr>
          <w:rFonts w:ascii="Times New Roman" w:hAnsi="Times New Roman" w:eastAsia="Play" w:cs="Times New Roman"/>
          <w:sz w:val="28"/>
          <w:szCs w:val="28"/>
        </w:rPr>
      </w:pPr>
      <w:r>
        <w:rPr>
          <w:rFonts w:eastAsia="Play" w:cs="Times New Roman" w:ascii="Times New Roman" w:hAnsi="Times New Roman"/>
          <w:sz w:val="28"/>
          <w:szCs w:val="28"/>
        </w:rPr>
        <w:t>9) Проведение опытной эксплуатации, обучение пользователей и администраторов.</w:t>
      </w:r>
    </w:p>
    <w:p>
      <w:pPr>
        <w:pStyle w:val="Normal"/>
        <w:pBdr/>
        <w:spacing w:lineRule="auto" w:line="276"/>
        <w:ind w:right="0" w:firstLine="720"/>
        <w:jc w:val="both"/>
        <w:rPr>
          <w:rFonts w:ascii="Times New Roman" w:hAnsi="Times New Roman" w:eastAsia="Play" w:cs="Times New Roman"/>
          <w:sz w:val="28"/>
          <w:szCs w:val="28"/>
        </w:rPr>
      </w:pPr>
      <w:r>
        <w:rPr>
          <w:rFonts w:eastAsia="Play" w:cs="Times New Roman" w:ascii="Times New Roman" w:hAnsi="Times New Roman"/>
          <w:sz w:val="28"/>
          <w:szCs w:val="28"/>
        </w:rPr>
        <w:t>10) Приемочные испытания.</w:t>
      </w:r>
    </w:p>
    <w:p>
      <w:pPr>
        <w:pStyle w:val="Normal"/>
        <w:pBdr/>
        <w:spacing w:lineRule="auto" w:line="276"/>
        <w:ind w:right="0" w:firstLine="720"/>
        <w:jc w:val="both"/>
        <w:rPr>
          <w:rFonts w:ascii="Times New Roman" w:hAnsi="Times New Roman" w:eastAsia="Play" w:cs="Times New Roman"/>
          <w:sz w:val="28"/>
          <w:szCs w:val="28"/>
        </w:rPr>
      </w:pPr>
      <w:r>
        <w:rPr>
          <w:rFonts w:eastAsia="Play" w:cs="Times New Roman" w:ascii="Times New Roman" w:hAnsi="Times New Roman"/>
          <w:sz w:val="28"/>
          <w:szCs w:val="28"/>
        </w:rPr>
        <w:br/>
        <w:t>Предусмотрено выполнение работ в рамках гарантийного сопровождения Системы в течение 36 месяцев, а также техническая поддержка в дальнейшем. Техническая поддержка после окончания гарантийного срока должна быть определена в рамках отдельных соглашений между Заказчиком и Исполнителем. Внедрение Системы в полном объеме планируется не позднее 01 ноября 2019 года.</w:t>
      </w:r>
    </w:p>
    <w:p>
      <w:pPr>
        <w:pStyle w:val="7"/>
        <w:spacing w:lineRule="auto" w:line="276"/>
        <w:rPr>
          <w:rFonts w:ascii="Times New Roman" w:hAnsi="Times New Roman" w:cs="Times New Roman"/>
          <w:i w:val="false"/>
          <w:i w:val="false"/>
          <w:color w:val="auto"/>
          <w:sz w:val="28"/>
          <w:szCs w:val="28"/>
        </w:rPr>
      </w:pPr>
      <w:r>
        <w:rPr>
          <w:rFonts w:eastAsia="Play" w:cs="Times New Roman" w:ascii="Times New Roman" w:hAnsi="Times New Roman"/>
          <w:color w:val="auto"/>
          <w:sz w:val="28"/>
          <w:szCs w:val="28"/>
        </w:rPr>
        <w:br/>
      </w:r>
      <w:bookmarkStart w:id="8" w:name="_Toc15287939"/>
      <w:r>
        <w:rPr>
          <w:rFonts w:cs="Times New Roman" w:ascii="Times New Roman" w:hAnsi="Times New Roman"/>
          <w:i w:val="false"/>
          <w:color w:val="auto"/>
          <w:sz w:val="28"/>
          <w:szCs w:val="28"/>
        </w:rPr>
        <w:t>1.8. Описание деятельности предприятия заказчика</w:t>
      </w:r>
      <w:bookmarkEnd w:id="8"/>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br/>
        <w:t>ООО «ПолимерПласт» является одним из крупнейших производителей вспененного пенополистирола (пенопласта) в Тюменской Области. Производство размещено на территории 2х городов: Тюмень, Сургут. По объему производства пенопласта в УРФО компания занимает ведущее место.</w:t>
      </w:r>
    </w:p>
    <w:p>
      <w:pPr>
        <w:pStyle w:val="Normal"/>
        <w:spacing w:lineRule="auto" w:line="276"/>
        <w:ind w:right="0" w:firstLine="700"/>
        <w:jc w:val="both"/>
        <w:rPr>
          <w:rFonts w:ascii="Times New Roman" w:hAnsi="Times New Roman" w:eastAsia="Play" w:cs="Times New Roman"/>
          <w:sz w:val="28"/>
          <w:szCs w:val="28"/>
        </w:rPr>
      </w:pPr>
      <w:r>
        <w:rPr>
          <w:rFonts w:eastAsia="Play" w:cs="Times New Roman" w:ascii="Times New Roman" w:hAnsi="Times New Roman"/>
          <w:sz w:val="28"/>
          <w:szCs w:val="28"/>
        </w:rPr>
        <w:t>Основанной деятельностью ООО «ПолимерПласт» является производство теплоизоляционных плиты из пенополистирола, широко применяемых в строительстве. Кроме пенополистирольных плит, предприятие производит также другие товары из пенополистирола – скорлупы (трубный утеплитель), пенополистирольную крошку (наполнитель для бескаркасной мебели и полистиролбетона), декоративные элементы (карнизы, плинтуса). Изначально начинавшая свою деятельность как производственная компания, в настоящее время «ПолимерПласт» нацелена в первую очередь на сервис и предлагает своим клиентам не только качественные строительные материалы, но широкий спектр услуг, начиная с профессиональных консультаций в сфере строительства и заканчивая доставкой и монтажом материала.</w:t>
      </w:r>
    </w:p>
    <w:p>
      <w:pPr>
        <w:pStyle w:val="Normal"/>
        <w:spacing w:lineRule="auto" w:line="276"/>
        <w:ind w:right="0" w:firstLine="700"/>
        <w:jc w:val="both"/>
        <w:rPr>
          <w:rFonts w:ascii="Times New Roman" w:hAnsi="Times New Roman" w:eastAsia="Play" w:cs="Times New Roman"/>
          <w:sz w:val="28"/>
          <w:szCs w:val="28"/>
        </w:rPr>
      </w:pPr>
      <w:r>
        <w:rPr>
          <w:rFonts w:eastAsia="Play" w:cs="Times New Roman" w:ascii="Times New Roman" w:hAnsi="Times New Roman"/>
          <w:sz w:val="28"/>
          <w:szCs w:val="28"/>
        </w:rPr>
        <w:t>В настоящее время продукция компании «ПолимерПласт» представлена на рынках не только Тюменской области, но и соседних регионов. Так, за последние годы удалось увеличить долю на рынках ХМАО, ЯНАО и Курганской области до 65-75% от общей потребности в пенополистироле. В 2013 году удалось выйти и занять устойчивую позицию на рынке строительных материалов г. Екатеринбург и Свердловской области. Однако, основным рынком сбыта на 2016 год по-прежнему является г. Тюмень и юг Тюменской области, доля на котором составляет более 90%.</w:t>
      </w:r>
    </w:p>
    <w:p>
      <w:pPr>
        <w:pStyle w:val="2"/>
        <w:keepNext w:val="false"/>
        <w:keepLines w:val="false"/>
        <w:spacing w:lineRule="auto" w:line="276"/>
        <w:ind w:right="0" w:hanging="0"/>
        <w:jc w:val="both"/>
        <w:rPr>
          <w:rFonts w:ascii="Times New Roman" w:hAnsi="Times New Roman" w:cs="Times New Roman"/>
          <w:b w:val="false"/>
          <w:b w:val="false"/>
          <w:sz w:val="28"/>
          <w:szCs w:val="28"/>
        </w:rPr>
      </w:pPr>
      <w:bookmarkStart w:id="9" w:name="_Toc15287940"/>
      <w:r>
        <w:rPr>
          <w:rFonts w:cs="Times New Roman" w:ascii="Times New Roman" w:hAnsi="Times New Roman"/>
          <w:b w:val="false"/>
          <w:sz w:val="28"/>
          <w:szCs w:val="28"/>
        </w:rPr>
        <w:t>1.9. Описание видов готовой продукции заказчика</w:t>
      </w:r>
      <w:bookmarkEnd w:id="9"/>
    </w:p>
    <w:p>
      <w:pPr>
        <w:pStyle w:val="Normal"/>
        <w:spacing w:lineRule="auto" w:line="276"/>
        <w:ind w:right="0" w:firstLine="700"/>
        <w:jc w:val="both"/>
        <w:rPr>
          <w:rFonts w:ascii="Times New Roman" w:hAnsi="Times New Roman" w:eastAsia="Play" w:cs="Times New Roman"/>
          <w:sz w:val="28"/>
          <w:szCs w:val="28"/>
        </w:rPr>
      </w:pPr>
      <w:r>
        <w:rPr>
          <w:rFonts w:eastAsia="Play" w:cs="Times New Roman" w:ascii="Times New Roman" w:hAnsi="Times New Roman"/>
          <w:sz w:val="28"/>
          <w:szCs w:val="28"/>
        </w:rPr>
        <w:t>Вспененный пенополистирол (ППС).</w:t>
      </w:r>
    </w:p>
    <w:p>
      <w:pPr>
        <w:pStyle w:val="Normal"/>
        <w:spacing w:lineRule="auto" w:line="276"/>
        <w:ind w:right="0" w:firstLine="700"/>
        <w:jc w:val="both"/>
        <w:rPr>
          <w:rFonts w:ascii="Times New Roman" w:hAnsi="Times New Roman" w:eastAsia="Play" w:cs="Times New Roman"/>
          <w:sz w:val="28"/>
          <w:szCs w:val="28"/>
        </w:rPr>
      </w:pPr>
      <w:r>
        <w:rPr>
          <w:rFonts w:eastAsia="Play" w:cs="Times New Roman" w:ascii="Times New Roman" w:hAnsi="Times New Roman"/>
          <w:sz w:val="28"/>
          <w:szCs w:val="28"/>
        </w:rPr>
        <w:drawing>
          <wp:anchor behindDoc="0" distT="114300" distB="114300" distL="114300" distR="114300" simplePos="0" locked="0" layoutInCell="1" allowOverlap="1" relativeHeight="2">
            <wp:simplePos x="0" y="0"/>
            <wp:positionH relativeFrom="margin">
              <wp:posOffset>4800600</wp:posOffset>
            </wp:positionH>
            <wp:positionV relativeFrom="paragraph">
              <wp:posOffset>342900</wp:posOffset>
            </wp:positionV>
            <wp:extent cx="1228725" cy="1143000"/>
            <wp:effectExtent l="0" t="0" r="0" b="0"/>
            <wp:wrapSquare wrapText="bothSides"/>
            <wp:docPr id="1"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png" descr=""/>
                    <pic:cNvPicPr>
                      <a:picLocks noChangeAspect="1" noChangeArrowheads="1"/>
                    </pic:cNvPicPr>
                  </pic:nvPicPr>
                  <pic:blipFill>
                    <a:blip r:embed="rId2"/>
                    <a:stretch>
                      <a:fillRect/>
                    </a:stretch>
                  </pic:blipFill>
                  <pic:spPr bwMode="auto">
                    <a:xfrm>
                      <a:off x="0" y="0"/>
                      <a:ext cx="1228725" cy="1143000"/>
                    </a:xfrm>
                    <a:prstGeom prst="rect">
                      <a:avLst/>
                    </a:prstGeom>
                  </pic:spPr>
                </pic:pic>
              </a:graphicData>
            </a:graphic>
          </wp:anchor>
        </w:drawing>
      </w:r>
      <w:r>
        <w:rPr>
          <w:rFonts w:eastAsia="Play" w:cs="Times New Roman" w:ascii="Times New Roman" w:hAnsi="Times New Roman"/>
          <w:sz w:val="28"/>
          <w:szCs w:val="28"/>
        </w:rPr>
        <w:t>Пенополистирольные плиты сделаны из материала, представляющего собой вспененную пластическую массу.</w:t>
      </w:r>
    </w:p>
    <w:p>
      <w:pPr>
        <w:pStyle w:val="Normal"/>
        <w:spacing w:lineRule="auto" w:line="276"/>
        <w:ind w:right="0" w:firstLine="700"/>
        <w:jc w:val="both"/>
        <w:rPr>
          <w:rFonts w:ascii="Times New Roman" w:hAnsi="Times New Roman" w:eastAsia="Play" w:cs="Times New Roman"/>
          <w:sz w:val="28"/>
          <w:szCs w:val="28"/>
        </w:rPr>
      </w:pPr>
      <w:r>
        <w:rPr>
          <w:rFonts w:eastAsia="Play" w:cs="Times New Roman" w:ascii="Times New Roman" w:hAnsi="Times New Roman"/>
          <w:sz w:val="28"/>
          <w:szCs w:val="28"/>
        </w:rPr>
        <w:t>Основной объем плит занимает газ, что придает им высокие теплоизоляционные и звукоизоляционные свойства. Они биологически безопасны, водонепроницаемы и не подвержены воздействию вредных микроорганизмов. Их легкость способствует ускорению работ при проведении монтажа, укладки и крепления.</w:t>
      </w:r>
    </w:p>
    <w:p>
      <w:pPr>
        <w:pStyle w:val="Normal"/>
        <w:spacing w:lineRule="auto" w:line="276"/>
        <w:ind w:right="0" w:firstLine="70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  </w:t>
      </w:r>
    </w:p>
    <w:p>
      <w:pPr>
        <w:pStyle w:val="Normal"/>
        <w:spacing w:lineRule="auto" w:line="276"/>
        <w:ind w:right="0" w:firstLine="700"/>
        <w:jc w:val="both"/>
        <w:rPr>
          <w:rFonts w:ascii="Times New Roman" w:hAnsi="Times New Roman" w:eastAsia="Play" w:cs="Times New Roman"/>
          <w:sz w:val="28"/>
          <w:szCs w:val="28"/>
        </w:rPr>
      </w:pPr>
      <w:r>
        <w:rPr>
          <w:rFonts w:eastAsia="Play" w:cs="Times New Roman" w:ascii="Times New Roman" w:hAnsi="Times New Roman"/>
          <w:sz w:val="28"/>
          <w:szCs w:val="28"/>
        </w:rPr>
        <w:drawing>
          <wp:anchor behindDoc="0" distT="114300" distB="114300" distL="114300" distR="114300" simplePos="0" locked="0" layoutInCell="1" allowOverlap="1" relativeHeight="3">
            <wp:simplePos x="0" y="0"/>
            <wp:positionH relativeFrom="margin">
              <wp:posOffset>4419600</wp:posOffset>
            </wp:positionH>
            <wp:positionV relativeFrom="paragraph">
              <wp:posOffset>342900</wp:posOffset>
            </wp:positionV>
            <wp:extent cx="1609725" cy="962025"/>
            <wp:effectExtent l="0" t="0" r="0" b="0"/>
            <wp:wrapSquare wrapText="bothSides"/>
            <wp:docPr id="2"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7.png" descr=""/>
                    <pic:cNvPicPr>
                      <a:picLocks noChangeAspect="1" noChangeArrowheads="1"/>
                    </pic:cNvPicPr>
                  </pic:nvPicPr>
                  <pic:blipFill>
                    <a:blip r:embed="rId3"/>
                    <a:stretch>
                      <a:fillRect/>
                    </a:stretch>
                  </pic:blipFill>
                  <pic:spPr bwMode="auto">
                    <a:xfrm>
                      <a:off x="0" y="0"/>
                      <a:ext cx="1609725" cy="962025"/>
                    </a:xfrm>
                    <a:prstGeom prst="rect">
                      <a:avLst/>
                    </a:prstGeom>
                  </pic:spPr>
                </pic:pic>
              </a:graphicData>
            </a:graphic>
          </wp:anchor>
        </w:drawing>
      </w:r>
      <w:r>
        <w:rPr>
          <w:rFonts w:eastAsia="Play" w:cs="Times New Roman" w:ascii="Times New Roman" w:hAnsi="Times New Roman"/>
          <w:sz w:val="28"/>
          <w:szCs w:val="28"/>
        </w:rPr>
        <w:t>Термоформованный пенополистирол (ПЕНОФОРМ).</w:t>
      </w:r>
    </w:p>
    <w:p>
      <w:pPr>
        <w:pStyle w:val="Normal"/>
        <w:spacing w:lineRule="auto" w:line="276"/>
        <w:ind w:right="0" w:firstLine="700"/>
        <w:jc w:val="both"/>
        <w:rPr>
          <w:rFonts w:ascii="Times New Roman" w:hAnsi="Times New Roman" w:eastAsia="Play" w:cs="Times New Roman"/>
          <w:sz w:val="28"/>
          <w:szCs w:val="28"/>
        </w:rPr>
      </w:pPr>
      <w:r>
        <w:rPr>
          <w:rFonts w:eastAsia="Play" w:cs="Times New Roman" w:ascii="Times New Roman" w:hAnsi="Times New Roman"/>
          <w:sz w:val="28"/>
          <w:szCs w:val="28"/>
        </w:rPr>
        <w:t>Формованные плиты предназначены для утепления стен домов, подвалов, перекрытий и теплоизоляции крыши. Для производства пеноформа используется вспенивающийся самозатухающий полистирол, который обеспечивает высокую теплоизоляцию и отсутствие посторонних звуков в помещении.</w:t>
      </w:r>
    </w:p>
    <w:p>
      <w:pPr>
        <w:pStyle w:val="Normal"/>
        <w:spacing w:lineRule="auto" w:line="276"/>
        <w:ind w:right="0" w:firstLine="70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 </w:t>
      </w:r>
    </w:p>
    <w:p>
      <w:pPr>
        <w:pStyle w:val="Normal"/>
        <w:spacing w:lineRule="auto" w:line="276"/>
        <w:ind w:right="0" w:firstLine="700"/>
        <w:jc w:val="both"/>
        <w:rPr>
          <w:rFonts w:ascii="Times New Roman" w:hAnsi="Times New Roman" w:eastAsia="Play" w:cs="Times New Roman"/>
          <w:sz w:val="28"/>
          <w:szCs w:val="28"/>
        </w:rPr>
      </w:pPr>
      <w:r>
        <w:rPr>
          <w:rFonts w:eastAsia="Play" w:cs="Times New Roman" w:ascii="Times New Roman" w:hAnsi="Times New Roman"/>
          <w:sz w:val="28"/>
          <w:szCs w:val="28"/>
        </w:rPr>
        <w:t>Фасадный декор.</w:t>
      </w:r>
    </w:p>
    <w:p>
      <w:pPr>
        <w:pStyle w:val="Normal"/>
        <w:spacing w:lineRule="auto" w:line="276"/>
        <w:ind w:right="0" w:firstLine="700"/>
        <w:jc w:val="both"/>
        <w:rPr>
          <w:rFonts w:ascii="Times New Roman" w:hAnsi="Times New Roman" w:eastAsia="Play" w:cs="Times New Roman"/>
          <w:sz w:val="28"/>
          <w:szCs w:val="28"/>
        </w:rPr>
      </w:pPr>
      <w:r>
        <w:rPr>
          <w:rFonts w:eastAsia="Play" w:cs="Times New Roman" w:ascii="Times New Roman" w:hAnsi="Times New Roman"/>
          <w:sz w:val="28"/>
          <w:szCs w:val="28"/>
        </w:rPr>
        <w:drawing>
          <wp:anchor behindDoc="0" distT="114300" distB="114300" distL="114300" distR="114300" simplePos="0" locked="0" layoutInCell="1" allowOverlap="1" relativeHeight="4">
            <wp:simplePos x="0" y="0"/>
            <wp:positionH relativeFrom="margin">
              <wp:posOffset>4705350</wp:posOffset>
            </wp:positionH>
            <wp:positionV relativeFrom="paragraph">
              <wp:posOffset>971550</wp:posOffset>
            </wp:positionV>
            <wp:extent cx="1371600" cy="1000125"/>
            <wp:effectExtent l="0" t="0" r="0" b="0"/>
            <wp:wrapSquare wrapText="bothSides"/>
            <wp:docPr id="3"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6.png" descr=""/>
                    <pic:cNvPicPr>
                      <a:picLocks noChangeAspect="1" noChangeArrowheads="1"/>
                    </pic:cNvPicPr>
                  </pic:nvPicPr>
                  <pic:blipFill>
                    <a:blip r:embed="rId4"/>
                    <a:stretch>
                      <a:fillRect/>
                    </a:stretch>
                  </pic:blipFill>
                  <pic:spPr bwMode="auto">
                    <a:xfrm>
                      <a:off x="0" y="0"/>
                      <a:ext cx="1371600" cy="1000125"/>
                    </a:xfrm>
                    <a:prstGeom prst="rect">
                      <a:avLst/>
                    </a:prstGeom>
                  </pic:spPr>
                </pic:pic>
              </a:graphicData>
            </a:graphic>
          </wp:anchor>
        </w:drawing>
      </w:r>
      <w:r>
        <w:rPr>
          <w:rFonts w:eastAsia="Play" w:cs="Times New Roman" w:ascii="Times New Roman" w:hAnsi="Times New Roman"/>
          <w:sz w:val="28"/>
          <w:szCs w:val="28"/>
        </w:rPr>
        <w:t xml:space="preserve">Декоративные элементы из пенопласта обладают рядом заметных преимуществ по сравнению с изделиями из полиуретана, гипса и бетона. Они легко монтируются, имеют сравнительно низкую стоимость, а также не подвержены негативному воздействию окружающей среды и микроорганизмов. К тому же элементам из пенополистирола можно придать любую форму, что в разы увеличивает количество дизайнерских решений, используемых при оформлении фасада вашего дома. </w:t>
      </w:r>
    </w:p>
    <w:p>
      <w:pPr>
        <w:pStyle w:val="Normal"/>
        <w:spacing w:lineRule="auto" w:line="276"/>
        <w:ind w:right="0" w:firstLine="70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 </w:t>
      </w:r>
    </w:p>
    <w:p>
      <w:pPr>
        <w:pStyle w:val="Normal"/>
        <w:spacing w:lineRule="auto" w:line="276"/>
        <w:ind w:right="0" w:firstLine="700"/>
        <w:jc w:val="both"/>
        <w:rPr>
          <w:rFonts w:ascii="Times New Roman" w:hAnsi="Times New Roman" w:eastAsia="Play" w:cs="Times New Roman"/>
          <w:sz w:val="28"/>
          <w:szCs w:val="28"/>
        </w:rPr>
      </w:pPr>
      <w:r>
        <w:rPr>
          <w:rFonts w:eastAsia="Play" w:cs="Times New Roman" w:ascii="Times New Roman" w:hAnsi="Times New Roman"/>
          <w:sz w:val="28"/>
          <w:szCs w:val="28"/>
        </w:rPr>
        <w:drawing>
          <wp:anchor behindDoc="0" distT="114300" distB="114300" distL="114300" distR="114300" simplePos="0" locked="0" layoutInCell="1" allowOverlap="1" relativeHeight="5">
            <wp:simplePos x="0" y="0"/>
            <wp:positionH relativeFrom="margin">
              <wp:posOffset>4619625</wp:posOffset>
            </wp:positionH>
            <wp:positionV relativeFrom="paragraph">
              <wp:posOffset>238125</wp:posOffset>
            </wp:positionV>
            <wp:extent cx="1409700" cy="866775"/>
            <wp:effectExtent l="0" t="0" r="0" b="0"/>
            <wp:wrapSquare wrapText="bothSides"/>
            <wp:docPr id="4"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png" descr=""/>
                    <pic:cNvPicPr>
                      <a:picLocks noChangeAspect="1" noChangeArrowheads="1"/>
                    </pic:cNvPicPr>
                  </pic:nvPicPr>
                  <pic:blipFill>
                    <a:blip r:embed="rId5"/>
                    <a:stretch>
                      <a:fillRect/>
                    </a:stretch>
                  </pic:blipFill>
                  <pic:spPr bwMode="auto">
                    <a:xfrm>
                      <a:off x="0" y="0"/>
                      <a:ext cx="1409700" cy="866775"/>
                    </a:xfrm>
                    <a:prstGeom prst="rect">
                      <a:avLst/>
                    </a:prstGeom>
                  </pic:spPr>
                </pic:pic>
              </a:graphicData>
            </a:graphic>
          </wp:anchor>
        </w:drawing>
      </w:r>
      <w:r>
        <w:rPr>
          <w:rFonts w:eastAsia="Play" w:cs="Times New Roman" w:ascii="Times New Roman" w:hAnsi="Times New Roman"/>
          <w:sz w:val="28"/>
          <w:szCs w:val="28"/>
        </w:rPr>
        <w:t>Скорлупа ППС.</w:t>
      </w:r>
    </w:p>
    <w:p>
      <w:pPr>
        <w:pStyle w:val="Normal"/>
        <w:spacing w:lineRule="auto" w:line="276"/>
        <w:ind w:right="0" w:firstLine="700"/>
        <w:jc w:val="both"/>
        <w:rPr>
          <w:rFonts w:ascii="Times New Roman" w:hAnsi="Times New Roman" w:eastAsia="Play" w:cs="Times New Roman"/>
          <w:sz w:val="28"/>
          <w:szCs w:val="28"/>
        </w:rPr>
      </w:pPr>
      <w:r>
        <w:rPr>
          <w:rFonts w:eastAsia="Play" w:cs="Times New Roman" w:ascii="Times New Roman" w:hAnsi="Times New Roman"/>
          <w:sz w:val="28"/>
          <w:szCs w:val="28"/>
        </w:rPr>
        <w:t>Скорлупы из пенополистирола позволяют утеплить различные виды внутренних, наружных и подземных коммуникаций, защищая конструкцию от промерзания и воздействия вредных организмов</w:t>
      </w:r>
    </w:p>
    <w:p>
      <w:pPr>
        <w:pStyle w:val="Normal"/>
        <w:spacing w:lineRule="auto" w:line="276"/>
        <w:ind w:right="0" w:firstLine="70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 </w:t>
      </w:r>
    </w:p>
    <w:p>
      <w:pPr>
        <w:pStyle w:val="Normal"/>
        <w:spacing w:lineRule="auto" w:line="276"/>
        <w:ind w:right="0" w:firstLine="700"/>
        <w:jc w:val="both"/>
        <w:rPr>
          <w:rFonts w:ascii="Times New Roman" w:hAnsi="Times New Roman" w:eastAsia="Play" w:cs="Times New Roman"/>
          <w:sz w:val="28"/>
          <w:szCs w:val="28"/>
        </w:rPr>
      </w:pPr>
      <w:r>
        <w:rPr>
          <w:rFonts w:eastAsia="Play" w:cs="Times New Roman" w:ascii="Times New Roman" w:hAnsi="Times New Roman"/>
          <w:sz w:val="28"/>
          <w:szCs w:val="28"/>
        </w:rPr>
        <w:t>Экструдированный пенополистирол (ГРАФИТ 32, ЭПС).</w:t>
      </w:r>
    </w:p>
    <w:p>
      <w:pPr>
        <w:pStyle w:val="Normal"/>
        <w:spacing w:lineRule="auto" w:line="276"/>
        <w:ind w:right="0" w:firstLine="700"/>
        <w:jc w:val="both"/>
        <w:rPr>
          <w:rFonts w:ascii="Times New Roman" w:hAnsi="Times New Roman" w:eastAsia="Play" w:cs="Times New Roman"/>
          <w:sz w:val="28"/>
          <w:szCs w:val="28"/>
        </w:rPr>
      </w:pPr>
      <w:r>
        <w:rPr>
          <w:rFonts w:eastAsia="Play" w:cs="Times New Roman" w:ascii="Times New Roman" w:hAnsi="Times New Roman"/>
          <w:sz w:val="28"/>
          <w:szCs w:val="28"/>
        </w:rPr>
        <w:drawing>
          <wp:anchor behindDoc="0" distT="114300" distB="114300" distL="114300" distR="114300" simplePos="0" locked="0" layoutInCell="1" allowOverlap="1" relativeHeight="6">
            <wp:simplePos x="0" y="0"/>
            <wp:positionH relativeFrom="margin">
              <wp:posOffset>4686300</wp:posOffset>
            </wp:positionH>
            <wp:positionV relativeFrom="paragraph">
              <wp:posOffset>552450</wp:posOffset>
            </wp:positionV>
            <wp:extent cx="1409700" cy="775970"/>
            <wp:effectExtent l="0" t="0" r="0" b="0"/>
            <wp:wrapSquare wrapText="bothSides"/>
            <wp:docPr id="5"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png" descr=""/>
                    <pic:cNvPicPr>
                      <a:picLocks noChangeAspect="1" noChangeArrowheads="1"/>
                    </pic:cNvPicPr>
                  </pic:nvPicPr>
                  <pic:blipFill>
                    <a:blip r:embed="rId6"/>
                    <a:stretch>
                      <a:fillRect/>
                    </a:stretch>
                  </pic:blipFill>
                  <pic:spPr bwMode="auto">
                    <a:xfrm>
                      <a:off x="0" y="0"/>
                      <a:ext cx="1409700" cy="775970"/>
                    </a:xfrm>
                    <a:prstGeom prst="rect">
                      <a:avLst/>
                    </a:prstGeom>
                  </pic:spPr>
                </pic:pic>
              </a:graphicData>
            </a:graphic>
          </wp:anchor>
        </w:drawing>
      </w:r>
      <w:r>
        <w:rPr>
          <w:rFonts w:eastAsia="Play" w:cs="Times New Roman" w:ascii="Times New Roman" w:hAnsi="Times New Roman"/>
          <w:sz w:val="28"/>
          <w:szCs w:val="28"/>
        </w:rPr>
        <w:t>Экструдированный пенополистирол — современный, экологически безопасный, теплоизоляционный материал, предназначенный для жилищного, коммерческого и промышленного строительства. Его целесообразно применять для утепления конструкций подверженных повышенной влажности и усиленным механическим нагрузкам.</w:t>
      </w:r>
    </w:p>
    <w:p>
      <w:pPr>
        <w:pStyle w:val="Normal"/>
        <w:spacing w:lineRule="auto" w:line="276"/>
        <w:ind w:right="0" w:firstLine="700"/>
        <w:jc w:val="both"/>
        <w:rPr>
          <w:rFonts w:ascii="Times New Roman" w:hAnsi="Times New Roman" w:eastAsia="Play" w:cs="Times New Roman"/>
          <w:sz w:val="28"/>
          <w:szCs w:val="28"/>
        </w:rPr>
      </w:pPr>
      <w:r>
        <w:rPr>
          <w:rFonts w:eastAsia="Play" w:cs="Times New Roman" w:ascii="Times New Roman" w:hAnsi="Times New Roman"/>
          <w:sz w:val="28"/>
          <w:szCs w:val="28"/>
        </w:rPr>
        <w:t>Более подробную информацию можно посмотреть на сайте: plpl.</w:t>
      </w:r>
      <w:r>
        <w:rPr>
          <w:rFonts w:eastAsia="Play" w:cs="Times New Roman" w:ascii="Times New Roman" w:hAnsi="Times New Roman"/>
          <w:sz w:val="28"/>
          <w:szCs w:val="28"/>
          <w:lang w:val="en-US"/>
        </w:rPr>
        <w:t>ru</w:t>
      </w:r>
      <w:r>
        <w:br w:type="page"/>
      </w:r>
    </w:p>
    <w:p>
      <w:pPr>
        <w:pStyle w:val="1"/>
        <w:spacing w:lineRule="auto" w:line="276"/>
        <w:ind w:right="0" w:hanging="0"/>
        <w:jc w:val="both"/>
        <w:rPr>
          <w:rFonts w:ascii="Times New Roman" w:hAnsi="Times New Roman" w:cs="Times New Roman"/>
          <w:b w:val="false"/>
          <w:b w:val="false"/>
          <w:sz w:val="28"/>
          <w:szCs w:val="28"/>
        </w:rPr>
      </w:pPr>
      <w:bookmarkStart w:id="10" w:name="_Toc15287941"/>
      <w:r>
        <w:rPr>
          <w:rFonts w:cs="Times New Roman" w:ascii="Times New Roman" w:hAnsi="Times New Roman"/>
          <w:b w:val="false"/>
          <w:sz w:val="28"/>
          <w:szCs w:val="28"/>
        </w:rPr>
        <w:t>2. Назначение и цель создания системы</w:t>
      </w:r>
      <w:bookmarkEnd w:id="10"/>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2"/>
        <w:spacing w:lineRule="auto" w:line="276"/>
        <w:ind w:right="0" w:hanging="0"/>
        <w:jc w:val="both"/>
        <w:rPr>
          <w:rFonts w:ascii="Times New Roman" w:hAnsi="Times New Roman" w:cs="Times New Roman"/>
          <w:b w:val="false"/>
          <w:b w:val="false"/>
          <w:sz w:val="28"/>
          <w:szCs w:val="28"/>
        </w:rPr>
      </w:pPr>
      <w:bookmarkStart w:id="11" w:name="_Toc15287942"/>
      <w:r>
        <w:rPr>
          <w:rFonts w:cs="Times New Roman" w:ascii="Times New Roman" w:hAnsi="Times New Roman"/>
          <w:b w:val="false"/>
          <w:sz w:val="28"/>
          <w:szCs w:val="28"/>
        </w:rPr>
        <w:t>2.1. Общее назначение системы</w:t>
      </w:r>
      <w:bookmarkEnd w:id="11"/>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Normal"/>
        <w:pBdr/>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Система призвана обеспечить учет расхода сырья, используемого в производстве пенополистирола, контроль технологического процесса производства и контроль фактической эффективности работы сотрудников заказчика.  Программа должна списывать сырье, полуфабрикаты и готовую продукцию в зависимости от цикла бизнес процесса. Система должна обеспечивать расчет ЗП сотрудников производства  с учетом их выработки и трудового уч</w:t>
      </w:r>
      <w:ins w:id="0" w:author="User" w:date="2019-08-19T14:20:00Z">
        <w:r>
          <w:rPr>
            <w:rFonts w:eastAsia="Play" w:cs="Times New Roman" w:ascii="Times New Roman" w:hAnsi="Times New Roman"/>
            <w:sz w:val="28"/>
            <w:szCs w:val="28"/>
          </w:rPr>
          <w:t>а</w:t>
        </w:r>
      </w:ins>
      <w:r>
        <w:rPr>
          <w:rFonts w:eastAsia="Play" w:cs="Times New Roman" w:ascii="Times New Roman" w:hAnsi="Times New Roman"/>
          <w:sz w:val="28"/>
          <w:szCs w:val="28"/>
        </w:rPr>
        <w:t>стия. Блок схема бизнес процесса представлена в приложении 1.</w:t>
      </w:r>
    </w:p>
    <w:p>
      <w:pPr>
        <w:pStyle w:val="Normal"/>
        <w:pBdr/>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2"/>
        <w:spacing w:lineRule="auto" w:line="276"/>
        <w:ind w:right="0" w:hanging="0"/>
        <w:jc w:val="both"/>
        <w:rPr>
          <w:rFonts w:ascii="Times New Roman" w:hAnsi="Times New Roman" w:cs="Times New Roman"/>
          <w:b w:val="false"/>
          <w:b w:val="false"/>
          <w:sz w:val="28"/>
          <w:szCs w:val="28"/>
        </w:rPr>
      </w:pPr>
      <w:bookmarkStart w:id="12" w:name="_Toc15287943"/>
      <w:r>
        <w:rPr>
          <w:rFonts w:cs="Times New Roman" w:ascii="Times New Roman" w:hAnsi="Times New Roman"/>
          <w:b w:val="false"/>
          <w:sz w:val="28"/>
          <w:szCs w:val="28"/>
        </w:rPr>
        <w:t>2.2. Основные задачи и возможности системы</w:t>
      </w:r>
      <w:bookmarkEnd w:id="12"/>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Normal"/>
        <w:pBdr/>
        <w:spacing w:lineRule="auto" w:line="276" w:before="0" w:after="140"/>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Задачи системы — обеспечить сбор, хранение, изменение и предоставление информации, получаемой в ходе процесса производства, хранения и отгрузки продукции. </w:t>
      </w:r>
    </w:p>
    <w:p>
      <w:pPr>
        <w:pStyle w:val="Normal"/>
        <w:pBdr/>
        <w:spacing w:lineRule="auto" w:line="276" w:before="0" w:after="140"/>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Внедрение системы призвано обеспечить мониторинг в реальном времени за процессом производства пенополистирола, выявить узкие места в работе, минимизировать издержки вызванные неверным распределением сырья, полуфабрикатов или неэффективными рабочими процессами. Обеспечить оптимальное функционирование бизнеса и в целом  повысить прибыль заказчика.  </w:t>
      </w:r>
    </w:p>
    <w:p>
      <w:pPr>
        <w:pStyle w:val="Normal"/>
        <w:pBdr/>
        <w:spacing w:lineRule="auto" w:line="276" w:before="0" w:after="140"/>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В результате внедрения системы будет организован единый информационный модуль для обеспечения деятельности заказчика, который можно будет внедрять в любых производственных локациях.</w:t>
      </w:r>
    </w:p>
    <w:p>
      <w:pPr>
        <w:pStyle w:val="Normal"/>
        <w:pBdr/>
        <w:spacing w:lineRule="auto" w:line="276" w:before="0" w:after="140"/>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Normal"/>
        <w:pBdr/>
        <w:spacing w:lineRule="auto" w:line="276" w:before="0" w:after="140"/>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Помимо прочего должна быть реализована задача исключения дублирования функционала имеющихся систем путем создания единой интеграционной шины, объединяющей и определяющей взаимосвязи всех модулей системы, как создаваемых и/или подключаемых и/или модифицируемых в рамках настоящего ТЗ, так и создаваемых и/или подключаемых систем в будущем;</w:t>
      </w:r>
    </w:p>
    <w:p>
      <w:pPr>
        <w:pStyle w:val="Normal"/>
        <w:spacing w:lineRule="auto" w:line="276" w:before="0" w:after="120"/>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Автоматизированная система контроля движения материалов и продуктов для производства пенополистирола по управлению производством компании «ПолимерПласт» представляет собой многопользовательскую среду, доступ к которой открыт через интернет-браузер. Программа будет, прежде всего, адаптирована для работы через планшет, для учета производственных процессов</w:t>
      </w:r>
      <w:ins w:id="1" w:author="User" w:date="2019-08-19T14:20:00Z">
        <w:r>
          <w:rPr>
            <w:rFonts w:eastAsia="Play" w:cs="Times New Roman" w:ascii="Times New Roman" w:hAnsi="Times New Roman"/>
            <w:sz w:val="28"/>
            <w:szCs w:val="28"/>
          </w:rPr>
          <w:t>;</w:t>
        </w:r>
      </w:ins>
    </w:p>
    <w:p>
      <w:pPr>
        <w:pStyle w:val="Normal"/>
        <w:spacing w:lineRule="auto" w:line="276" w:before="0" w:after="120"/>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Программа фиксирует передачу сырья со склада, сырья на производство. Осуществляет привязку сырья к определенной партии (продукции полуфабриката).</w:t>
      </w:r>
    </w:p>
    <w:p>
      <w:pPr>
        <w:pStyle w:val="Normal"/>
        <w:spacing w:lineRule="auto" w:line="276" w:before="0" w:after="120"/>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Программа обеспечивает сбор данных с точек производственного учета (весы, частотники, датчики температур)  и учет на всех стадиях производства готовой продукции. В онлайн режиме отображает все основные бизнес процессы.</w:t>
      </w:r>
    </w:p>
    <w:p>
      <w:pPr>
        <w:pStyle w:val="Normal"/>
        <w:spacing w:lineRule="auto" w:line="276" w:before="0" w:after="120"/>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Программа тесно взаимодействует с программой 1С КА2 .  Позволяет создавать акты о выпуске полуфабрикатов и готовой продукции в рамках управленческого учета. Осуществляет списание сырья со склада сырья.</w:t>
      </w:r>
    </w:p>
    <w:p>
      <w:pPr>
        <w:pStyle w:val="Normal"/>
        <w:spacing w:lineRule="auto" w:line="276" w:before="0" w:after="120"/>
        <w:ind w:right="0" w:hanging="0"/>
        <w:jc w:val="both"/>
        <w:rPr/>
      </w:pPr>
      <w:r>
        <w:rPr>
          <w:rFonts w:eastAsia="Play" w:cs="Times New Roman" w:ascii="Times New Roman" w:hAnsi="Times New Roman"/>
          <w:sz w:val="28"/>
          <w:szCs w:val="28"/>
        </w:rPr>
        <w:t xml:space="preserve">Программа должна обеспечивать корректное отображение данных и максимально идентично отображаться во всех современных браузерах: Internet Explorer </w:t>
      </w:r>
      <w:r>
        <w:rPr>
          <w:rFonts w:eastAsia="Play" w:cs="Times New Roman" w:ascii="Times New Roman" w:hAnsi="Times New Roman"/>
          <w:sz w:val="28"/>
          <w:szCs w:val="28"/>
        </w:rPr>
        <w:t>11</w:t>
      </w:r>
      <w:r>
        <w:rPr>
          <w:rFonts w:eastAsia="Play" w:cs="Times New Roman" w:ascii="Times New Roman" w:hAnsi="Times New Roman"/>
          <w:sz w:val="28"/>
          <w:szCs w:val="28"/>
        </w:rPr>
        <w:t xml:space="preserve"> и выше, Mozila FireFox </w:t>
      </w:r>
      <w:r>
        <w:rPr>
          <w:rFonts w:eastAsia="Play" w:cs="Times New Roman" w:ascii="Times New Roman" w:hAnsi="Times New Roman"/>
          <w:sz w:val="28"/>
          <w:szCs w:val="28"/>
        </w:rPr>
        <w:t>52</w:t>
      </w:r>
      <w:r>
        <w:rPr>
          <w:rFonts w:eastAsia="Play" w:cs="Times New Roman" w:ascii="Times New Roman" w:hAnsi="Times New Roman"/>
          <w:sz w:val="28"/>
          <w:szCs w:val="28"/>
        </w:rPr>
        <w:t xml:space="preserve"> и выше, Opera, Google Chrome и при разрешениях монитора от 1024x768 до 2560x1600</w:t>
      </w:r>
    </w:p>
    <w:p>
      <w:pPr>
        <w:pStyle w:val="2"/>
        <w:spacing w:lineRule="auto" w:line="276" w:before="360" w:after="140"/>
        <w:ind w:right="0" w:hanging="0"/>
        <w:jc w:val="both"/>
        <w:rPr>
          <w:rFonts w:ascii="Times New Roman" w:hAnsi="Times New Roman" w:cs="Times New Roman"/>
          <w:b w:val="false"/>
          <w:b w:val="false"/>
          <w:sz w:val="28"/>
          <w:szCs w:val="28"/>
        </w:rPr>
      </w:pPr>
      <w:r>
        <w:rPr>
          <w:rFonts w:eastAsia="Play" w:cs="Times New Roman" w:ascii="Times New Roman" w:hAnsi="Times New Roman"/>
          <w:b w:val="false"/>
          <w:sz w:val="28"/>
          <w:szCs w:val="28"/>
        </w:rPr>
        <w:br/>
      </w:r>
      <w:bookmarkStart w:id="13" w:name="_Toc15287944"/>
      <w:r>
        <w:rPr>
          <w:rFonts w:cs="Times New Roman" w:ascii="Times New Roman" w:hAnsi="Times New Roman"/>
          <w:b w:val="false"/>
          <w:sz w:val="28"/>
          <w:szCs w:val="28"/>
        </w:rPr>
        <w:t>2.3. Описание процесса производства</w:t>
      </w:r>
      <w:bookmarkEnd w:id="13"/>
      <w:r>
        <w:rPr>
          <w:rFonts w:cs="Times New Roman" w:ascii="Times New Roman" w:hAnsi="Times New Roman"/>
          <w:b w:val="false"/>
          <w:sz w:val="28"/>
          <w:szCs w:val="28"/>
        </w:rPr>
        <w:t xml:space="preserve"> </w:t>
      </w:r>
    </w:p>
    <w:p>
      <w:pPr>
        <w:pStyle w:val="Normal"/>
        <w:pBdr/>
        <w:spacing w:lineRule="auto" w:line="276" w:before="0" w:after="140"/>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1. Поступление сырья. Сырье поступает на площадку, находящуюся на территории компании. Сырьем для производства формованных изделий (пенополистирольных блоков, плит, упаковки) служат гранулы вспенивающегося полистирола, представляющие собой продукт  суспензионной полимеризации. Поставка сырья осуществляется мешками по 30 кг и 880 кг  партиями по 20 т. </w:t>
      </w:r>
    </w:p>
    <w:p>
      <w:pPr>
        <w:pStyle w:val="Normal"/>
        <w:pBdr/>
        <w:spacing w:lineRule="auto" w:line="276" w:before="0" w:after="140"/>
        <w:ind w:right="0" w:hanging="0"/>
        <w:jc w:val="both"/>
        <w:rPr>
          <w:rFonts w:ascii="Times New Roman" w:hAnsi="Times New Roman" w:eastAsia="Play" w:cs="Times New Roman"/>
          <w:sz w:val="28"/>
          <w:szCs w:val="28"/>
        </w:rPr>
      </w:pPr>
      <w:r>
        <w:drawing>
          <wp:anchor behindDoc="0" distT="0" distB="6985" distL="114300" distR="114300" simplePos="0" locked="0" layoutInCell="1" allowOverlap="1" relativeHeight="8">
            <wp:simplePos x="0" y="0"/>
            <wp:positionH relativeFrom="column">
              <wp:posOffset>159385</wp:posOffset>
            </wp:positionH>
            <wp:positionV relativeFrom="paragraph">
              <wp:posOffset>1875790</wp:posOffset>
            </wp:positionV>
            <wp:extent cx="6009005" cy="4145915"/>
            <wp:effectExtent l="0" t="0" r="0" b="0"/>
            <wp:wrapTight wrapText="bothSides">
              <wp:wrapPolygon edited="0">
                <wp:start x="-17" y="0"/>
                <wp:lineTo x="-17" y="21521"/>
                <wp:lineTo x="21499" y="21521"/>
                <wp:lineTo x="21499" y="0"/>
                <wp:lineTo x="-17" y="0"/>
              </wp:wrapPolygon>
            </wp:wrapTight>
            <wp:docPr id="6" name="image1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3.jpg" descr=""/>
                    <pic:cNvPicPr>
                      <a:picLocks noChangeAspect="1" noChangeArrowheads="1"/>
                    </pic:cNvPicPr>
                  </pic:nvPicPr>
                  <pic:blipFill>
                    <a:blip r:embed="rId7"/>
                    <a:stretch>
                      <a:fillRect/>
                    </a:stretch>
                  </pic:blipFill>
                  <pic:spPr bwMode="auto">
                    <a:xfrm>
                      <a:off x="0" y="0"/>
                      <a:ext cx="6009005" cy="4145915"/>
                    </a:xfrm>
                    <a:prstGeom prst="rect">
                      <a:avLst/>
                    </a:prstGeom>
                  </pic:spPr>
                </pic:pic>
              </a:graphicData>
            </a:graphic>
          </wp:anchor>
        </w:drawing>
      </w:r>
      <w:r>
        <w:rPr>
          <w:rFonts w:eastAsia="Play" w:cs="Times New Roman" w:ascii="Times New Roman" w:hAnsi="Times New Roman"/>
          <w:sz w:val="28"/>
          <w:szCs w:val="28"/>
        </w:rPr>
        <w:t>В</w:t>
      </w:r>
      <w:r>
        <w:rPr>
          <w:rFonts w:eastAsia="Play" w:cs="Times New Roman" w:ascii="Times New Roman" w:hAnsi="Times New Roman"/>
          <w:sz w:val="28"/>
          <w:szCs w:val="28"/>
        </w:rPr>
        <w:t xml:space="preserve"> настоящий момент маркировка</w:t>
      </w:r>
      <w:ins w:id="2" w:author="User" w:date="2019-08-19T14:22:00Z">
        <w:r>
          <w:rPr>
            <w:rFonts w:eastAsia="Play" w:cs="Times New Roman" w:ascii="Times New Roman" w:hAnsi="Times New Roman"/>
            <w:sz w:val="28"/>
            <w:szCs w:val="28"/>
          </w:rPr>
          <w:t xml:space="preserve"> и</w:t>
        </w:r>
      </w:ins>
      <w:r>
        <w:rPr>
          <w:rFonts w:eastAsia="Play" w:cs="Times New Roman" w:ascii="Times New Roman" w:hAnsi="Times New Roman"/>
          <w:sz w:val="28"/>
          <w:szCs w:val="28"/>
        </w:rPr>
        <w:t xml:space="preserve"> учет входного сырья в разрезе мешков не организован</w:t>
      </w:r>
      <w:ins w:id="3" w:author="User" w:date="2019-08-19T14:22:00Z">
        <w:r>
          <w:rPr>
            <w:rFonts w:eastAsia="Play" w:cs="Times New Roman" w:ascii="Times New Roman" w:hAnsi="Times New Roman"/>
            <w:sz w:val="28"/>
            <w:szCs w:val="28"/>
          </w:rPr>
          <w:t>ы</w:t>
        </w:r>
      </w:ins>
      <w:r>
        <w:rPr>
          <w:rFonts w:eastAsia="Play" w:cs="Times New Roman" w:ascii="Times New Roman" w:hAnsi="Times New Roman"/>
          <w:sz w:val="28"/>
          <w:szCs w:val="28"/>
        </w:rPr>
        <w:t xml:space="preserve">. Подсчет и учет ведется в ручном режиме в рамках бухгалтерского учета. Приход подтверждается документом (актом приема-передачи). Поступление сырья с площадки на склад осуществляется с помощью погрузчика, переход сырья с площадки на склад не  фиксируется. </w:t>
      </w:r>
    </w:p>
    <w:p>
      <w:pPr>
        <w:pStyle w:val="Normal"/>
        <w:pBdr/>
        <w:spacing w:lineRule="auto" w:line="276" w:before="0" w:after="140"/>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Необходимо реализовать процесс маркировки сырья при его приемке. Продумать механизм фиксации передачи сырья с площадки на склад, с возможностью разделения сырья в биг бегах на разные бункера.  </w:t>
      </w:r>
    </w:p>
    <w:p>
      <w:pPr>
        <w:pStyle w:val="Normal"/>
        <w:pBdr/>
        <w:spacing w:lineRule="auto" w:line="276" w:before="0" w:after="140"/>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На начальном этапе реализации АСК ППС должна фиксировать расход сырья в кг в разрезе марок, но  без привязки к номеру мешка или партии сырья. Вторым этапом будет реализация механизма по складскому учету сырья.</w:t>
      </w:r>
    </w:p>
    <w:p>
      <w:pPr>
        <w:pStyle w:val="Normal"/>
        <w:pBdr/>
        <w:spacing w:lineRule="auto" w:line="276" w:before="0" w:after="140"/>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2. Вспенивание. Гранулированный полистирол (ПСВ), при попадании в камеру предвспенивателя, под действием насыщенных водяных паров высокой температуры, увеличивается в размерах до 50 раз. Получаются шарики белого цвета. В зависимости от того, какая плотность пенопласта необходима, вспенивание может осуществлять один или несколько раз.. Предвспениватель оснащен датчиками контроля, не имеющими внешних выходов для интеграции с существующим ПО. </w:t>
      </w:r>
    </w:p>
    <w:p>
      <w:pPr>
        <w:pStyle w:val="Normal"/>
        <w:pBdr/>
        <w:spacing w:lineRule="auto" w:line="276" w:before="0" w:after="140"/>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Необходимо проанализировать возможность снимать показания датчиков с предвспенивателя в процессе работы. В процессе вспенки пользователем могут быть реализованы два основных сценария работы это первая вспенка или повторная (вторая, третья). При первой вспенке оператор выбирает исходное сырье,  вид продукции и бункер в который будет осуществляться вспенка. При повторной вспенке оператор выбирает исходный бункер и бункер для конечного вспенивания. Если осуществляется повторное вспенивание, то  уже есть данные о массе и виде сырья. При поступлении полуфабриката в бункер или при его заборе обязательно указывается процент наполнения бункера от 0% до 100%. На стадии вспенки формируется партия.  </w:t>
      </w:r>
    </w:p>
    <w:p>
      <w:pPr>
        <w:pStyle w:val="Normal"/>
        <w:pBdr/>
        <w:spacing w:lineRule="auto" w:line="276" w:before="0" w:after="140"/>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 </w:t>
      </w:r>
      <w:r>
        <w:rPr>
          <w:rFonts w:eastAsia="Play" w:cs="Times New Roman" w:ascii="Times New Roman" w:hAnsi="Times New Roman"/>
          <w:sz w:val="28"/>
          <w:szCs w:val="28"/>
        </w:rPr>
        <w:t>3. Выдержка. Из предвспенивателя полученные гранулы попадают в бункеры вылеживания. По технологии</w:t>
      </w:r>
      <w:ins w:id="4" w:author="User" w:date="2019-08-19T14:23:00Z">
        <w:r>
          <w:rPr>
            <w:rFonts w:eastAsia="Play" w:cs="Times New Roman" w:ascii="Times New Roman" w:hAnsi="Times New Roman"/>
            <w:sz w:val="28"/>
            <w:szCs w:val="28"/>
          </w:rPr>
          <w:t>,</w:t>
        </w:r>
      </w:ins>
      <w:r>
        <w:rPr>
          <w:rFonts w:eastAsia="Play" w:cs="Times New Roman" w:ascii="Times New Roman" w:hAnsi="Times New Roman"/>
          <w:sz w:val="28"/>
          <w:szCs w:val="28"/>
        </w:rPr>
        <w:t xml:space="preserve"> чем выше плотность</w:t>
      </w:r>
      <w:ins w:id="5" w:author="User" w:date="2019-08-19T14:23:00Z">
        <w:r>
          <w:rPr>
            <w:rFonts w:eastAsia="Play" w:cs="Times New Roman" w:ascii="Times New Roman" w:hAnsi="Times New Roman"/>
            <w:sz w:val="28"/>
            <w:szCs w:val="28"/>
          </w:rPr>
          <w:t>,</w:t>
        </w:r>
      </w:ins>
      <w:r>
        <w:rPr>
          <w:rFonts w:eastAsia="Play" w:cs="Times New Roman" w:ascii="Times New Roman" w:hAnsi="Times New Roman"/>
          <w:sz w:val="28"/>
          <w:szCs w:val="28"/>
        </w:rPr>
        <w:t xml:space="preserve"> тем более долгий период вылеживания необходим для сырья. Время вылеживания является важным техничеким параметром. Вылеживание начинается в момент окончания вспенки бункера </w:t>
      </w:r>
      <w:del w:id="6" w:author="User" w:date="2019-08-19T14:23:00Z">
        <w:r>
          <w:rPr>
            <w:rFonts w:eastAsia="Play" w:cs="Times New Roman" w:ascii="Times New Roman" w:hAnsi="Times New Roman"/>
            <w:sz w:val="28"/>
            <w:szCs w:val="28"/>
          </w:rPr>
          <w:delText xml:space="preserve"> </w:delText>
        </w:r>
      </w:del>
      <w:r>
        <w:rPr>
          <w:rFonts w:eastAsia="Play" w:cs="Times New Roman" w:ascii="Times New Roman" w:hAnsi="Times New Roman"/>
          <w:sz w:val="28"/>
          <w:szCs w:val="28"/>
        </w:rPr>
        <w:t xml:space="preserve">и заканчивается в момент начала формовки или при повторной вспенке. Время вылеживания является характеристикой бункера и наряду с сырьем видом продукции и массой. Характеристики бункера должны отображаться в соответствующих рабочих окнах.  </w:t>
      </w:r>
    </w:p>
    <w:p>
      <w:pPr>
        <w:pStyle w:val="Normal"/>
        <w:pBdr/>
        <w:spacing w:lineRule="auto" w:line="276" w:before="0" w:after="140"/>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4. Формовка пенополистирольных блоков. Выдержанный полуфабрикат через шланги поступает в специальный засыпной бункер над блок-формой, после этого сырье закачивается в </w:t>
      </w:r>
      <w:del w:id="7" w:author="User" w:date="2019-08-19T14:23:00Z">
        <w:r>
          <w:rPr>
            <w:rFonts w:eastAsia="Play" w:cs="Times New Roman" w:ascii="Times New Roman" w:hAnsi="Times New Roman"/>
            <w:sz w:val="28"/>
            <w:szCs w:val="28"/>
          </w:rPr>
          <w:delText xml:space="preserve"> </w:delText>
        </w:r>
      </w:del>
      <w:r>
        <w:rPr>
          <w:rFonts w:eastAsia="Play" w:cs="Times New Roman" w:ascii="Times New Roman" w:hAnsi="Times New Roman"/>
          <w:sz w:val="28"/>
          <w:szCs w:val="28"/>
        </w:rPr>
        <w:t xml:space="preserve">формовочные формы. Расширяясь под действием пара, гранулы спекаются друг с другом, образуя монолитный единый блок. После формовки на формах образуются блоки полуфабрикаты - “Блоки” длиной 2м или 6м. Необходимо зафиксировать точку выхода блока из формовки и точку передачи блока на весы. В процессе формовки на некоторых участка осуществляется добавление дробленки. Процент дробленки определяется соотношение показателей на частотниках. Программа должна обеспечить считывание показателей на частотниках и фиксировать данный показатель в информации о блоке, наряду с весом, </w:t>
      </w:r>
      <w:del w:id="8" w:author="User" w:date="2019-08-19T14:24:00Z">
        <w:r>
          <w:rPr>
            <w:rFonts w:eastAsia="Play" w:cs="Times New Roman" w:ascii="Times New Roman" w:hAnsi="Times New Roman"/>
            <w:sz w:val="28"/>
            <w:szCs w:val="28"/>
          </w:rPr>
          <w:delText xml:space="preserve"> </w:delText>
        </w:r>
      </w:del>
      <w:r>
        <w:rPr>
          <w:rFonts w:eastAsia="Play" w:cs="Times New Roman" w:ascii="Times New Roman" w:hAnsi="Times New Roman"/>
          <w:sz w:val="28"/>
          <w:szCs w:val="28"/>
        </w:rPr>
        <w:t xml:space="preserve">исходным бункером и партией. </w:t>
      </w:r>
      <w:del w:id="9" w:author="User" w:date="2019-08-19T14:24:00Z">
        <w:r>
          <w:rPr>
            <w:rFonts w:eastAsia="Play" w:cs="Times New Roman" w:ascii="Times New Roman" w:hAnsi="Times New Roman"/>
            <w:sz w:val="28"/>
            <w:szCs w:val="28"/>
          </w:rPr>
          <w:delText xml:space="preserve">   </w:delText>
        </w:r>
      </w:del>
      <w:r>
        <w:rPr>
          <w:rFonts w:eastAsia="Play" w:cs="Times New Roman" w:ascii="Times New Roman" w:hAnsi="Times New Roman"/>
          <w:sz w:val="28"/>
          <w:szCs w:val="28"/>
        </w:rPr>
        <w:t>По результат</w:t>
      </w:r>
      <w:ins w:id="10" w:author="User" w:date="2019-08-20T16:39:00Z">
        <w:r>
          <w:rPr>
            <w:rFonts w:eastAsia="Play" w:cs="Times New Roman" w:ascii="Times New Roman" w:hAnsi="Times New Roman"/>
            <w:sz w:val="28"/>
            <w:szCs w:val="28"/>
          </w:rPr>
          <w:t>ам</w:t>
        </w:r>
      </w:ins>
      <w:r>
        <w:rPr>
          <w:rFonts w:eastAsia="Play" w:cs="Times New Roman" w:ascii="Times New Roman" w:hAnsi="Times New Roman"/>
          <w:sz w:val="28"/>
          <w:szCs w:val="28"/>
        </w:rPr>
        <w:t xml:space="preserve"> взвешивания блока создается этикетка с индивидуальным номером блока. Этикетка имеет штрих код для дальнейшего распознавания учетной единицы.  </w:t>
      </w:r>
    </w:p>
    <w:p>
      <w:pPr>
        <w:pStyle w:val="Normal"/>
        <w:pBdr/>
        <w:spacing w:lineRule="auto" w:line="276" w:before="0" w:after="140"/>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Блок-форма - Комплекс формования</w:t>
      </w:r>
      <w:ins w:id="11" w:author="User" w:date="2019-08-19T14:24:00Z">
        <w:r>
          <w:rPr>
            <w:rFonts w:eastAsia="Play" w:cs="Times New Roman" w:ascii="Times New Roman" w:hAnsi="Times New Roman"/>
            <w:sz w:val="28"/>
            <w:szCs w:val="28"/>
          </w:rPr>
          <w:t>,</w:t>
        </w:r>
      </w:ins>
      <w:r>
        <w:rPr>
          <w:rFonts w:eastAsia="Play" w:cs="Times New Roman" w:ascii="Times New Roman" w:hAnsi="Times New Roman"/>
          <w:sz w:val="28"/>
          <w:szCs w:val="28"/>
        </w:rPr>
        <w:t xml:space="preserve"> представляющий собой универсальную систему выпекания пенополистирольных блоков определенного размера. </w:t>
      </w:r>
    </w:p>
    <w:p>
      <w:pPr>
        <w:pStyle w:val="Normal"/>
        <w:pBdr/>
        <w:spacing w:lineRule="auto" w:line="276" w:before="0" w:after="140"/>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Normal"/>
        <w:pBdr/>
        <w:spacing w:lineRule="auto" w:line="276" w:before="0" w:after="140"/>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5. Обвес. Сформированные блоки или такая продукция как пеноформ и экструзия поступают на весы. Автоматическим вводом фиксируется вес материала и его основные параметры (вес, плотность, объем, дата, процент дроблекни итд). </w:t>
      </w:r>
      <w:del w:id="12" w:author="User" w:date="2019-08-19T14:24:00Z">
        <w:r>
          <w:rPr>
            <w:rFonts w:eastAsia="Play" w:cs="Times New Roman" w:ascii="Times New Roman" w:hAnsi="Times New Roman"/>
            <w:sz w:val="28"/>
            <w:szCs w:val="28"/>
          </w:rPr>
          <w:delText xml:space="preserve">Текущие </w:delText>
        </w:r>
      </w:del>
      <w:ins w:id="13" w:author="User" w:date="2019-08-19T14:24:00Z">
        <w:r>
          <w:rPr>
            <w:rFonts w:eastAsia="Play" w:cs="Times New Roman" w:ascii="Times New Roman" w:hAnsi="Times New Roman"/>
            <w:sz w:val="28"/>
            <w:szCs w:val="28"/>
          </w:rPr>
          <w:t xml:space="preserve"> </w:t>
        </w:r>
      </w:ins>
      <w:r>
        <w:rPr>
          <w:rFonts w:eastAsia="Play" w:cs="Times New Roman" w:ascii="Times New Roman" w:hAnsi="Times New Roman"/>
          <w:sz w:val="28"/>
          <w:szCs w:val="28"/>
        </w:rPr>
        <w:t xml:space="preserve">ПО берёт данные с весов, эмулирует ручной ввод в программу и распечатывает заполненную этикетку.   После обвеса ПО выдает специальный штрих-код, который клеится на продукцию. В штрих коде закодирован номер продукции, который </w:t>
      </w:r>
      <w:del w:id="14" w:author="User" w:date="2019-08-19T14:24:00Z">
        <w:r>
          <w:rPr>
            <w:rFonts w:eastAsia="Play" w:cs="Times New Roman" w:ascii="Times New Roman" w:hAnsi="Times New Roman"/>
            <w:sz w:val="28"/>
            <w:szCs w:val="28"/>
          </w:rPr>
          <w:delText xml:space="preserve"> </w:delText>
        </w:r>
      </w:del>
      <w:r>
        <w:rPr>
          <w:rFonts w:eastAsia="Play" w:cs="Times New Roman" w:ascii="Times New Roman" w:hAnsi="Times New Roman"/>
          <w:sz w:val="28"/>
          <w:szCs w:val="28"/>
        </w:rPr>
        <w:t xml:space="preserve">позволяет идентифицировать продукцию на других производственных участках. </w:t>
      </w:r>
      <w:del w:id="15" w:author="User" w:date="2019-08-19T14:24:00Z">
        <w:r>
          <w:rPr>
            <w:rFonts w:eastAsia="Play" w:cs="Times New Roman" w:ascii="Times New Roman" w:hAnsi="Times New Roman"/>
            <w:sz w:val="28"/>
            <w:szCs w:val="28"/>
          </w:rPr>
          <w:delText xml:space="preserve"> </w:delText>
        </w:r>
      </w:del>
      <w:r>
        <w:rPr>
          <w:rFonts w:eastAsia="Play" w:cs="Times New Roman" w:ascii="Times New Roman" w:hAnsi="Times New Roman"/>
          <w:sz w:val="28"/>
          <w:szCs w:val="28"/>
        </w:rPr>
        <w:t>Блок поступает на определенный участок склада или сушильную камеру, где должен отстоять какое-то время.</w:t>
      </w:r>
    </w:p>
    <w:p>
      <w:pPr>
        <w:pStyle w:val="Normal"/>
        <w:pBdr/>
        <w:spacing w:lineRule="auto" w:line="276" w:before="0" w:after="140"/>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Считывание штрих кода может происходить двумя способами либо при сканировании, либо при ручном вводе номера блока</w:t>
      </w:r>
      <w:r>
        <w:drawing>
          <wp:anchor behindDoc="0" distT="114300" distB="114300" distL="114300" distR="114300" simplePos="0" locked="0" layoutInCell="1" allowOverlap="1" relativeHeight="7">
            <wp:simplePos x="0" y="0"/>
            <wp:positionH relativeFrom="margin">
              <wp:posOffset>4267200</wp:posOffset>
            </wp:positionH>
            <wp:positionV relativeFrom="paragraph">
              <wp:posOffset>161925</wp:posOffset>
            </wp:positionV>
            <wp:extent cx="1794510" cy="2362835"/>
            <wp:effectExtent l="0" t="0" r="0" b="0"/>
            <wp:wrapSquare wrapText="bothSides"/>
            <wp:docPr id="7"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1.png" descr=""/>
                    <pic:cNvPicPr>
                      <a:picLocks noChangeAspect="1" noChangeArrowheads="1"/>
                    </pic:cNvPicPr>
                  </pic:nvPicPr>
                  <pic:blipFill>
                    <a:blip r:embed="rId8"/>
                    <a:stretch>
                      <a:fillRect/>
                    </a:stretch>
                  </pic:blipFill>
                  <pic:spPr bwMode="auto">
                    <a:xfrm>
                      <a:off x="0" y="0"/>
                      <a:ext cx="1794510" cy="2362835"/>
                    </a:xfrm>
                    <a:prstGeom prst="rect">
                      <a:avLst/>
                    </a:prstGeom>
                  </pic:spPr>
                </pic:pic>
              </a:graphicData>
            </a:graphic>
          </wp:anchor>
        </w:drawing>
      </w:r>
      <w:r>
        <w:rPr>
          <w:rFonts w:eastAsia="Play" w:cs="Times New Roman" w:ascii="Times New Roman" w:hAnsi="Times New Roman"/>
          <w:sz w:val="28"/>
          <w:szCs w:val="28"/>
        </w:rPr>
        <w:t>.</w:t>
      </w:r>
      <w:r>
        <w:rPr>
          <w:rFonts w:eastAsia="Play" w:cs="Times New Roman" w:ascii="Times New Roman" w:hAnsi="Times New Roman"/>
          <w:sz w:val="28"/>
          <w:szCs w:val="28"/>
        </w:rPr>
        <w:t xml:space="preserve"> Считывание блока позволяет привязать блок к зоне хранения, выбрать блок для резки или произвести списание блока на брак. Система должна обеспечить фиксацию и выгрузку данных связанных с изменением состояния блока.  </w:t>
      </w:r>
    </w:p>
    <w:p>
      <w:pPr>
        <w:pStyle w:val="Normal"/>
        <w:pBdr/>
        <w:spacing w:lineRule="auto" w:line="276" w:before="0" w:after="140"/>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br/>
        <w:t xml:space="preserve">6. Резка. Отстоявшиеся блоки поступают в сектор резки. Оператор резки производит сканирование и списание блока, в зависимости от качества блока оператор может зафиксировать определенное количество брака или образовавшихся отходов. </w:t>
      </w:r>
    </w:p>
    <w:p>
      <w:pPr>
        <w:pStyle w:val="Normal"/>
        <w:pBdr/>
        <w:spacing w:lineRule="auto" w:line="276" w:before="0" w:after="140"/>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Брак - продукция, отбираемая на стадии производства, не удовлетворяющая установленным требованиям. </w:t>
      </w:r>
    </w:p>
    <w:p>
      <w:pPr>
        <w:pStyle w:val="Normal"/>
        <w:pBdr/>
        <w:spacing w:lineRule="auto" w:line="276" w:before="0" w:after="140"/>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Отходы – неизбежные обрезки, полученные в результате резки нестандартных размеров.</w:t>
      </w:r>
    </w:p>
    <w:p>
      <w:pPr>
        <w:pStyle w:val="Normal"/>
        <w:pBdr/>
        <w:spacing w:lineRule="auto" w:line="276" w:before="0" w:after="140"/>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На станках для резки пенополистирола, из блоков формируют листы необходимых размеров. Резка блоков может происходить в двух направления: на склад или по заявкам. Стандартные складские размеры: 2000х1000х50мм, 2000х1000х100мм, 2000х1000х30 мм. Данные о заявке поступают из «ЦРМ заявки». Для взаимодействия должны быть использованы заявки со статусами «Производство», «Готово», «Отгружено». </w:t>
      </w:r>
      <w:del w:id="16" w:author="User" w:date="2019-08-19T14:25:00Z">
        <w:r>
          <w:rPr>
            <w:rFonts w:eastAsia="Play" w:cs="Times New Roman" w:ascii="Times New Roman" w:hAnsi="Times New Roman"/>
            <w:sz w:val="28"/>
            <w:szCs w:val="28"/>
          </w:rPr>
          <w:delText xml:space="preserve"> </w:delText>
        </w:r>
      </w:del>
      <w:r>
        <w:rPr>
          <w:rFonts w:eastAsia="Play" w:cs="Times New Roman" w:ascii="Times New Roman" w:hAnsi="Times New Roman"/>
          <w:sz w:val="28"/>
          <w:szCs w:val="28"/>
        </w:rPr>
        <w:t xml:space="preserve">«АСК ППС» должна синхронизироваться с программой «ЦРМ заявки» и фиксировать выполнение заявок в онлайн режиме. </w:t>
      </w:r>
    </w:p>
    <w:p>
      <w:pPr>
        <w:pStyle w:val="Normal"/>
        <w:pBdr/>
        <w:spacing w:lineRule="auto" w:line="276" w:before="0" w:after="140"/>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В результате резки могут получаться блоки</w:t>
      </w:r>
      <w:ins w:id="17" w:author="User" w:date="2019-08-19T14:25:00Z">
        <w:r>
          <w:rPr>
            <w:rFonts w:eastAsia="Play" w:cs="Times New Roman" w:ascii="Times New Roman" w:hAnsi="Times New Roman"/>
            <w:sz w:val="28"/>
            <w:szCs w:val="28"/>
          </w:rPr>
          <w:t>,</w:t>
        </w:r>
      </w:ins>
      <w:r>
        <w:rPr>
          <w:rFonts w:eastAsia="Play" w:cs="Times New Roman" w:ascii="Times New Roman" w:hAnsi="Times New Roman"/>
          <w:sz w:val="28"/>
          <w:szCs w:val="28"/>
        </w:rPr>
        <w:t xml:space="preserve"> которые будут использоваться для фигурной резки. Блоки для фигурной резки отмечаются дополнительной этикеткой и списываются на фигурной резке.</w:t>
      </w:r>
    </w:p>
    <w:p>
      <w:pPr>
        <w:pStyle w:val="Normal"/>
        <w:pBdr/>
        <w:spacing w:lineRule="auto" w:line="276" w:before="0" w:after="140"/>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7. Складирование и выдача готовой продукции. </w:t>
      </w:r>
    </w:p>
    <w:p>
      <w:pPr>
        <w:pStyle w:val="Normal"/>
        <w:pBdr/>
        <w:spacing w:lineRule="auto" w:line="276" w:before="0" w:after="140"/>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После резки готовые плиты поступают на сектор выдачи. На данном этапе готовые товары не маркируются, а остаются на складе и соотносятся с заказами (заявками). Отгрузка заявки в «ЦРМ Заявки» должна обеспечить  списание объема продукции со склада.</w:t>
      </w:r>
    </w:p>
    <w:p>
      <w:pPr>
        <w:pStyle w:val="Normal"/>
        <w:pBdr/>
        <w:spacing w:lineRule="auto" w:line="276" w:before="0" w:after="140"/>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8. Плотность пенопласта</w:t>
      </w:r>
    </w:p>
    <w:p>
      <w:pPr>
        <w:pStyle w:val="Normal"/>
        <w:spacing w:lineRule="auto" w:line="276" w:before="0" w:after="140"/>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Плотность пенопласта, марки пенополистирола</w:t>
      </w:r>
    </w:p>
    <w:p>
      <w:pPr>
        <w:pStyle w:val="Normal"/>
        <w:spacing w:lineRule="auto" w:line="276" w:before="0" w:after="140"/>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Пенополистирол по ГОСТ 15588-2014 (табл 2 в ГОСТе) разделяется на марки в зависимости от плотности и характеристик продукции. Марка прежде всего зависит от плотности продукции. Плотность пенопласта может быть от 6-45 кг/м3. /Плотность продукции прежде всего показывает расход сырья для изготовления 1 м3 готовой продукции. Например</w:t>
      </w:r>
      <w:ins w:id="18" w:author="User" w:date="2019-08-19T14:25:00Z">
        <w:r>
          <w:rPr>
            <w:rFonts w:eastAsia="Play" w:cs="Times New Roman" w:ascii="Times New Roman" w:hAnsi="Times New Roman"/>
            <w:sz w:val="28"/>
            <w:szCs w:val="28"/>
          </w:rPr>
          <w:t>,</w:t>
        </w:r>
      </w:ins>
      <w:r>
        <w:rPr>
          <w:rFonts w:eastAsia="Play" w:cs="Times New Roman" w:ascii="Times New Roman" w:hAnsi="Times New Roman"/>
          <w:sz w:val="28"/>
          <w:szCs w:val="28"/>
        </w:rPr>
        <w:t xml:space="preserve"> для изготовления 100м3 ППС14 плотностью 14 кг/м3 понадобиться минимум 1400 кг сырья. На практике  цифра расхода сырья  зависит от плотности полуфабрикатов (блоков), количество дробленки добавленной в блоки, количества изготовленных блоков.</w:t>
      </w:r>
    </w:p>
    <w:tbl>
      <w:tblPr>
        <w:tblStyle w:val="a6"/>
        <w:tblW w:w="9739" w:type="dxa"/>
        <w:jc w:val="left"/>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noVBand="1" w:val="0600" w:noHBand="1" w:lastColumn="0" w:firstColumn="0" w:lastRow="0" w:firstRow="0"/>
      </w:tblPr>
      <w:tblGrid>
        <w:gridCol w:w="4869"/>
        <w:gridCol w:w="4869"/>
      </w:tblGrid>
      <w:tr>
        <w:trPr>
          <w:trHeight w:val="291" w:hRule="atLeast"/>
        </w:trPr>
        <w:tc>
          <w:tcPr>
            <w:tcW w:w="486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ind w:left="-160" w:right="0" w:firstLine="44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Номенклатуры </w:t>
            </w:r>
          </w:p>
        </w:tc>
        <w:tc>
          <w:tcPr>
            <w:tcW w:w="4869" w:type="dxa"/>
            <w:tcBorders>
              <w:top w:val="single" w:sz="8" w:space="0" w:color="000000"/>
              <w:left w:val="single" w:sz="6" w:space="0" w:color="000000"/>
              <w:bottom w:val="single" w:sz="8" w:space="0" w:color="000000"/>
              <w:right w:val="single" w:sz="8" w:space="0" w:color="000000"/>
              <w:insideH w:val="single" w:sz="8" w:space="0" w:color="000000"/>
              <w:insideV w:val="single" w:sz="8" w:space="0" w:color="000000"/>
            </w:tcBorders>
            <w:shd w:fill="auto" w:val="clear"/>
            <w:vAlign w:val="bottom"/>
          </w:tcPr>
          <w:p>
            <w:pPr>
              <w:pStyle w:val="Normal"/>
              <w:spacing w:lineRule="auto" w:line="276"/>
              <w:ind w:left="-160" w:right="0" w:hanging="0"/>
              <w:jc w:val="center"/>
              <w:rPr>
                <w:rFonts w:ascii="Times New Roman" w:hAnsi="Times New Roman" w:eastAsia="Play" w:cs="Times New Roman"/>
                <w:sz w:val="28"/>
                <w:szCs w:val="28"/>
              </w:rPr>
            </w:pPr>
            <w:r>
              <w:rPr>
                <w:rFonts w:eastAsia="Play" w:cs="Times New Roman" w:ascii="Times New Roman" w:hAnsi="Times New Roman"/>
                <w:sz w:val="28"/>
                <w:szCs w:val="28"/>
              </w:rPr>
              <w:t>Срдн плотность кг/ м3</w:t>
            </w:r>
          </w:p>
        </w:tc>
      </w:tr>
      <w:tr>
        <w:trPr>
          <w:trHeight w:val="277" w:hRule="atLeast"/>
        </w:trPr>
        <w:tc>
          <w:tcPr>
            <w:tcW w:w="4869" w:type="dxa"/>
            <w:tcBorders>
              <w:top w:val="single" w:sz="6"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ind w:left="-160" w:right="0" w:firstLine="440"/>
              <w:jc w:val="both"/>
              <w:rPr>
                <w:rFonts w:ascii="Times New Roman" w:hAnsi="Times New Roman" w:eastAsia="Play" w:cs="Times New Roman"/>
                <w:sz w:val="28"/>
                <w:szCs w:val="28"/>
              </w:rPr>
            </w:pPr>
            <w:r>
              <w:rPr>
                <w:rFonts w:eastAsia="Play" w:cs="Times New Roman" w:ascii="Times New Roman" w:hAnsi="Times New Roman"/>
                <w:sz w:val="28"/>
                <w:szCs w:val="28"/>
              </w:rPr>
              <w:t>Крошка ППС</w:t>
            </w:r>
          </w:p>
        </w:tc>
        <w:tc>
          <w:tcPr>
            <w:tcW w:w="4869" w:type="dxa"/>
            <w:tcBorders>
              <w:top w:val="single" w:sz="6" w:space="0" w:color="000000"/>
              <w:left w:val="single" w:sz="6" w:space="0" w:color="000000"/>
              <w:bottom w:val="single" w:sz="8" w:space="0" w:color="000000"/>
              <w:right w:val="single" w:sz="8" w:space="0" w:color="000000"/>
              <w:insideH w:val="single" w:sz="8" w:space="0" w:color="000000"/>
              <w:insideV w:val="single" w:sz="8" w:space="0" w:color="000000"/>
            </w:tcBorders>
            <w:shd w:fill="auto" w:val="clear"/>
            <w:vAlign w:val="bottom"/>
          </w:tcPr>
          <w:p>
            <w:pPr>
              <w:pStyle w:val="Normal"/>
              <w:spacing w:lineRule="auto" w:line="276"/>
              <w:ind w:left="-160" w:right="0" w:hanging="0"/>
              <w:jc w:val="center"/>
              <w:rPr>
                <w:rFonts w:ascii="Times New Roman" w:hAnsi="Times New Roman" w:eastAsia="Play" w:cs="Times New Roman"/>
                <w:sz w:val="28"/>
                <w:szCs w:val="28"/>
              </w:rPr>
            </w:pPr>
            <w:r>
              <w:rPr>
                <w:rFonts w:eastAsia="Play" w:cs="Times New Roman" w:ascii="Times New Roman" w:hAnsi="Times New Roman"/>
                <w:sz w:val="28"/>
                <w:szCs w:val="28"/>
              </w:rPr>
              <w:t>5-6</w:t>
            </w:r>
          </w:p>
        </w:tc>
      </w:tr>
      <w:tr>
        <w:trPr>
          <w:trHeight w:val="256" w:hRule="atLeast"/>
        </w:trPr>
        <w:tc>
          <w:tcPr>
            <w:tcW w:w="4869" w:type="dxa"/>
            <w:tcBorders>
              <w:top w:val="single" w:sz="6"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ind w:left="-160" w:right="0" w:firstLine="440"/>
              <w:jc w:val="both"/>
              <w:rPr>
                <w:rFonts w:ascii="Times New Roman" w:hAnsi="Times New Roman" w:eastAsia="Play" w:cs="Times New Roman"/>
                <w:sz w:val="28"/>
                <w:szCs w:val="28"/>
              </w:rPr>
            </w:pPr>
            <w:r>
              <w:rPr>
                <w:rFonts w:eastAsia="Play" w:cs="Times New Roman" w:ascii="Times New Roman" w:hAnsi="Times New Roman"/>
                <w:sz w:val="28"/>
                <w:szCs w:val="28"/>
              </w:rPr>
              <w:t>ППС  08 (кг)</w:t>
            </w:r>
          </w:p>
        </w:tc>
        <w:tc>
          <w:tcPr>
            <w:tcW w:w="4869" w:type="dxa"/>
            <w:tcBorders>
              <w:top w:val="single" w:sz="6" w:space="0" w:color="000000"/>
              <w:left w:val="single" w:sz="6" w:space="0" w:color="000000"/>
              <w:bottom w:val="single" w:sz="8" w:space="0" w:color="000000"/>
              <w:right w:val="single" w:sz="8" w:space="0" w:color="000000"/>
              <w:insideH w:val="single" w:sz="8" w:space="0" w:color="000000"/>
              <w:insideV w:val="single" w:sz="8" w:space="0" w:color="000000"/>
            </w:tcBorders>
            <w:shd w:fill="auto" w:val="clear"/>
            <w:vAlign w:val="bottom"/>
          </w:tcPr>
          <w:p>
            <w:pPr>
              <w:pStyle w:val="Normal"/>
              <w:spacing w:lineRule="auto" w:line="276"/>
              <w:ind w:left="-160" w:right="0" w:hanging="0"/>
              <w:jc w:val="center"/>
              <w:rPr>
                <w:rFonts w:ascii="Times New Roman" w:hAnsi="Times New Roman" w:eastAsia="Play" w:cs="Times New Roman"/>
                <w:sz w:val="28"/>
                <w:szCs w:val="28"/>
              </w:rPr>
            </w:pPr>
            <w:r>
              <w:rPr>
                <w:rFonts w:eastAsia="Play" w:cs="Times New Roman" w:ascii="Times New Roman" w:hAnsi="Times New Roman"/>
                <w:sz w:val="28"/>
                <w:szCs w:val="28"/>
              </w:rPr>
              <w:t>6-8</w:t>
            </w:r>
          </w:p>
        </w:tc>
      </w:tr>
      <w:tr>
        <w:trPr>
          <w:trHeight w:val="18" w:hRule="atLeast"/>
        </w:trPr>
        <w:tc>
          <w:tcPr>
            <w:tcW w:w="4869" w:type="dxa"/>
            <w:tcBorders>
              <w:top w:val="single" w:sz="6"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ind w:left="-160" w:right="0" w:firstLine="440"/>
              <w:jc w:val="both"/>
              <w:rPr>
                <w:rFonts w:ascii="Times New Roman" w:hAnsi="Times New Roman" w:eastAsia="Play" w:cs="Times New Roman"/>
                <w:sz w:val="28"/>
                <w:szCs w:val="28"/>
              </w:rPr>
            </w:pPr>
            <w:r>
              <w:rPr>
                <w:rFonts w:eastAsia="Play" w:cs="Times New Roman" w:ascii="Times New Roman" w:hAnsi="Times New Roman"/>
                <w:sz w:val="28"/>
                <w:szCs w:val="28"/>
              </w:rPr>
              <w:t>ППС 10 (кг)</w:t>
            </w:r>
          </w:p>
        </w:tc>
        <w:tc>
          <w:tcPr>
            <w:tcW w:w="4869" w:type="dxa"/>
            <w:tcBorders>
              <w:top w:val="single" w:sz="6" w:space="0" w:color="000000"/>
              <w:left w:val="single" w:sz="6" w:space="0" w:color="000000"/>
              <w:bottom w:val="single" w:sz="8" w:space="0" w:color="000000"/>
              <w:right w:val="single" w:sz="8" w:space="0" w:color="000000"/>
              <w:insideH w:val="single" w:sz="8" w:space="0" w:color="000000"/>
              <w:insideV w:val="single" w:sz="8" w:space="0" w:color="000000"/>
            </w:tcBorders>
            <w:shd w:fill="auto" w:val="clear"/>
            <w:vAlign w:val="bottom"/>
          </w:tcPr>
          <w:p>
            <w:pPr>
              <w:pStyle w:val="Normal"/>
              <w:spacing w:lineRule="auto" w:line="276"/>
              <w:ind w:left="-160" w:right="0" w:hanging="0"/>
              <w:jc w:val="center"/>
              <w:rPr>
                <w:rFonts w:ascii="Times New Roman" w:hAnsi="Times New Roman" w:eastAsia="Play" w:cs="Times New Roman"/>
                <w:sz w:val="28"/>
                <w:szCs w:val="28"/>
              </w:rPr>
            </w:pPr>
            <w:r>
              <w:rPr>
                <w:rFonts w:eastAsia="Play" w:cs="Times New Roman" w:ascii="Times New Roman" w:hAnsi="Times New Roman"/>
                <w:sz w:val="28"/>
                <w:szCs w:val="28"/>
              </w:rPr>
              <w:t>10</w:t>
            </w:r>
          </w:p>
        </w:tc>
      </w:tr>
      <w:tr>
        <w:trPr>
          <w:trHeight w:val="358" w:hRule="atLeast"/>
        </w:trPr>
        <w:tc>
          <w:tcPr>
            <w:tcW w:w="4869" w:type="dxa"/>
            <w:tcBorders>
              <w:top w:val="single" w:sz="6"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ind w:left="-160" w:right="0" w:firstLine="440"/>
              <w:jc w:val="both"/>
              <w:rPr>
                <w:rFonts w:ascii="Times New Roman" w:hAnsi="Times New Roman" w:eastAsia="Play" w:cs="Times New Roman"/>
                <w:sz w:val="28"/>
                <w:szCs w:val="28"/>
              </w:rPr>
            </w:pPr>
            <w:r>
              <w:rPr>
                <w:rFonts w:eastAsia="Play" w:cs="Times New Roman" w:ascii="Times New Roman" w:hAnsi="Times New Roman"/>
                <w:sz w:val="28"/>
                <w:szCs w:val="28"/>
              </w:rPr>
              <w:t>ППС 12 (кг)</w:t>
            </w:r>
          </w:p>
        </w:tc>
        <w:tc>
          <w:tcPr>
            <w:tcW w:w="4869" w:type="dxa"/>
            <w:tcBorders>
              <w:top w:val="single" w:sz="6" w:space="0" w:color="000000"/>
              <w:left w:val="single" w:sz="6" w:space="0" w:color="000000"/>
              <w:bottom w:val="single" w:sz="8" w:space="0" w:color="000000"/>
              <w:right w:val="single" w:sz="8" w:space="0" w:color="000000"/>
              <w:insideH w:val="single" w:sz="8" w:space="0" w:color="000000"/>
              <w:insideV w:val="single" w:sz="8" w:space="0" w:color="000000"/>
            </w:tcBorders>
            <w:shd w:fill="auto" w:val="clear"/>
            <w:vAlign w:val="bottom"/>
          </w:tcPr>
          <w:p>
            <w:pPr>
              <w:pStyle w:val="Normal"/>
              <w:spacing w:lineRule="auto" w:line="276"/>
              <w:ind w:left="-160" w:right="0" w:hanging="0"/>
              <w:jc w:val="center"/>
              <w:rPr>
                <w:rFonts w:ascii="Times New Roman" w:hAnsi="Times New Roman" w:eastAsia="Play" w:cs="Times New Roman"/>
                <w:sz w:val="28"/>
                <w:szCs w:val="28"/>
              </w:rPr>
            </w:pPr>
            <w:r>
              <w:rPr>
                <w:rFonts w:eastAsia="Play" w:cs="Times New Roman" w:ascii="Times New Roman" w:hAnsi="Times New Roman"/>
                <w:sz w:val="28"/>
                <w:szCs w:val="28"/>
              </w:rPr>
              <w:t>12</w:t>
            </w:r>
          </w:p>
        </w:tc>
      </w:tr>
      <w:tr>
        <w:trPr>
          <w:trHeight w:val="197" w:hRule="atLeast"/>
        </w:trPr>
        <w:tc>
          <w:tcPr>
            <w:tcW w:w="4869" w:type="dxa"/>
            <w:tcBorders>
              <w:top w:val="single" w:sz="6"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ind w:left="-160" w:right="0" w:firstLine="440"/>
              <w:jc w:val="both"/>
              <w:rPr>
                <w:rFonts w:ascii="Times New Roman" w:hAnsi="Times New Roman" w:eastAsia="Play" w:cs="Times New Roman"/>
                <w:sz w:val="28"/>
                <w:szCs w:val="28"/>
              </w:rPr>
            </w:pPr>
            <w:r>
              <w:rPr>
                <w:rFonts w:eastAsia="Play" w:cs="Times New Roman" w:ascii="Times New Roman" w:hAnsi="Times New Roman"/>
                <w:sz w:val="28"/>
                <w:szCs w:val="28"/>
              </w:rPr>
              <w:t>ППС 13 (кг)</w:t>
            </w:r>
          </w:p>
        </w:tc>
        <w:tc>
          <w:tcPr>
            <w:tcW w:w="4869" w:type="dxa"/>
            <w:tcBorders>
              <w:top w:val="single" w:sz="6" w:space="0" w:color="000000"/>
              <w:left w:val="single" w:sz="6" w:space="0" w:color="000000"/>
              <w:bottom w:val="single" w:sz="8" w:space="0" w:color="000000"/>
              <w:right w:val="single" w:sz="8" w:space="0" w:color="000000"/>
              <w:insideH w:val="single" w:sz="8" w:space="0" w:color="000000"/>
              <w:insideV w:val="single" w:sz="8" w:space="0" w:color="000000"/>
            </w:tcBorders>
            <w:shd w:fill="auto" w:val="clear"/>
            <w:vAlign w:val="bottom"/>
          </w:tcPr>
          <w:p>
            <w:pPr>
              <w:pStyle w:val="Normal"/>
              <w:spacing w:lineRule="auto" w:line="276"/>
              <w:ind w:left="-160" w:right="0" w:hanging="0"/>
              <w:jc w:val="center"/>
              <w:rPr>
                <w:rFonts w:ascii="Times New Roman" w:hAnsi="Times New Roman" w:eastAsia="Play" w:cs="Times New Roman"/>
                <w:sz w:val="28"/>
                <w:szCs w:val="28"/>
              </w:rPr>
            </w:pPr>
            <w:r>
              <w:rPr>
                <w:rFonts w:eastAsia="Play" w:cs="Times New Roman" w:ascii="Times New Roman" w:hAnsi="Times New Roman"/>
                <w:sz w:val="28"/>
                <w:szCs w:val="28"/>
              </w:rPr>
              <w:t>13</w:t>
            </w:r>
          </w:p>
        </w:tc>
      </w:tr>
      <w:tr>
        <w:trPr>
          <w:trHeight w:val="177" w:hRule="atLeast"/>
        </w:trPr>
        <w:tc>
          <w:tcPr>
            <w:tcW w:w="4869" w:type="dxa"/>
            <w:tcBorders>
              <w:top w:val="single" w:sz="6"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ind w:left="-160" w:right="0" w:firstLine="440"/>
              <w:jc w:val="both"/>
              <w:rPr>
                <w:rFonts w:ascii="Times New Roman" w:hAnsi="Times New Roman" w:eastAsia="Play" w:cs="Times New Roman"/>
                <w:sz w:val="28"/>
                <w:szCs w:val="28"/>
              </w:rPr>
            </w:pPr>
            <w:r>
              <w:rPr>
                <w:rFonts w:eastAsia="Play" w:cs="Times New Roman" w:ascii="Times New Roman" w:hAnsi="Times New Roman"/>
                <w:sz w:val="28"/>
                <w:szCs w:val="28"/>
              </w:rPr>
              <w:t>ППС 14 (кг)</w:t>
            </w:r>
          </w:p>
        </w:tc>
        <w:tc>
          <w:tcPr>
            <w:tcW w:w="4869" w:type="dxa"/>
            <w:tcBorders>
              <w:top w:val="single" w:sz="6" w:space="0" w:color="000000"/>
              <w:left w:val="single" w:sz="6" w:space="0" w:color="000000"/>
              <w:bottom w:val="single" w:sz="8" w:space="0" w:color="000000"/>
              <w:right w:val="single" w:sz="8" w:space="0" w:color="000000"/>
              <w:insideH w:val="single" w:sz="8" w:space="0" w:color="000000"/>
              <w:insideV w:val="single" w:sz="8" w:space="0" w:color="000000"/>
            </w:tcBorders>
            <w:shd w:fill="auto" w:val="clear"/>
            <w:vAlign w:val="bottom"/>
          </w:tcPr>
          <w:p>
            <w:pPr>
              <w:pStyle w:val="Normal"/>
              <w:spacing w:lineRule="auto" w:line="276"/>
              <w:ind w:left="-160" w:right="0" w:hanging="0"/>
              <w:jc w:val="center"/>
              <w:rPr>
                <w:rFonts w:ascii="Times New Roman" w:hAnsi="Times New Roman" w:eastAsia="Play" w:cs="Times New Roman"/>
                <w:sz w:val="28"/>
                <w:szCs w:val="28"/>
              </w:rPr>
            </w:pPr>
            <w:r>
              <w:rPr>
                <w:rFonts w:eastAsia="Play" w:cs="Times New Roman" w:ascii="Times New Roman" w:hAnsi="Times New Roman"/>
                <w:sz w:val="28"/>
                <w:szCs w:val="28"/>
              </w:rPr>
              <w:t>14</w:t>
            </w:r>
          </w:p>
        </w:tc>
      </w:tr>
      <w:tr>
        <w:trPr>
          <w:trHeight w:val="454" w:hRule="atLeast"/>
        </w:trPr>
        <w:tc>
          <w:tcPr>
            <w:tcW w:w="4869" w:type="dxa"/>
            <w:tcBorders>
              <w:top w:val="single" w:sz="6"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ind w:left="-160" w:right="0" w:firstLine="440"/>
              <w:jc w:val="both"/>
              <w:rPr>
                <w:rFonts w:ascii="Times New Roman" w:hAnsi="Times New Roman" w:eastAsia="Play" w:cs="Times New Roman"/>
                <w:sz w:val="28"/>
                <w:szCs w:val="28"/>
              </w:rPr>
            </w:pPr>
            <w:r>
              <w:rPr>
                <w:rFonts w:eastAsia="Play" w:cs="Times New Roman" w:ascii="Times New Roman" w:hAnsi="Times New Roman"/>
                <w:sz w:val="28"/>
                <w:szCs w:val="28"/>
              </w:rPr>
              <w:t>ППС 14-15кг (кг)</w:t>
            </w:r>
          </w:p>
        </w:tc>
        <w:tc>
          <w:tcPr>
            <w:tcW w:w="4869" w:type="dxa"/>
            <w:tcBorders>
              <w:top w:val="single" w:sz="6" w:space="0" w:color="000000"/>
              <w:left w:val="single" w:sz="6" w:space="0" w:color="000000"/>
              <w:bottom w:val="single" w:sz="8" w:space="0" w:color="000000"/>
              <w:right w:val="single" w:sz="8" w:space="0" w:color="000000"/>
              <w:insideH w:val="single" w:sz="8" w:space="0" w:color="000000"/>
              <w:insideV w:val="single" w:sz="8" w:space="0" w:color="000000"/>
            </w:tcBorders>
            <w:shd w:fill="auto" w:val="clear"/>
            <w:vAlign w:val="bottom"/>
          </w:tcPr>
          <w:p>
            <w:pPr>
              <w:pStyle w:val="Normal"/>
              <w:spacing w:lineRule="auto" w:line="276"/>
              <w:ind w:left="-160" w:right="0" w:hanging="0"/>
              <w:jc w:val="center"/>
              <w:rPr>
                <w:rFonts w:ascii="Times New Roman" w:hAnsi="Times New Roman" w:eastAsia="Play" w:cs="Times New Roman"/>
                <w:sz w:val="28"/>
                <w:szCs w:val="28"/>
              </w:rPr>
            </w:pPr>
            <w:r>
              <w:rPr>
                <w:rFonts w:eastAsia="Play" w:cs="Times New Roman" w:ascii="Times New Roman" w:hAnsi="Times New Roman"/>
                <w:sz w:val="28"/>
                <w:szCs w:val="28"/>
              </w:rPr>
              <w:t>14</w:t>
            </w:r>
          </w:p>
        </w:tc>
      </w:tr>
      <w:tr>
        <w:trPr>
          <w:trHeight w:val="492" w:hRule="atLeast"/>
        </w:trPr>
        <w:tc>
          <w:tcPr>
            <w:tcW w:w="4869" w:type="dxa"/>
            <w:tcBorders>
              <w:top w:val="single" w:sz="6"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ind w:left="-160" w:right="0" w:firstLine="440"/>
              <w:jc w:val="both"/>
              <w:rPr>
                <w:rFonts w:ascii="Times New Roman" w:hAnsi="Times New Roman" w:eastAsia="Play" w:cs="Times New Roman"/>
                <w:sz w:val="28"/>
                <w:szCs w:val="28"/>
              </w:rPr>
            </w:pPr>
            <w:r>
              <w:rPr>
                <w:rFonts w:eastAsia="Play" w:cs="Times New Roman" w:ascii="Times New Roman" w:hAnsi="Times New Roman"/>
                <w:sz w:val="28"/>
                <w:szCs w:val="28"/>
              </w:rPr>
              <w:t>ППС 16 (кг) (Без дрбл)</w:t>
            </w:r>
          </w:p>
        </w:tc>
        <w:tc>
          <w:tcPr>
            <w:tcW w:w="4869" w:type="dxa"/>
            <w:tcBorders>
              <w:top w:val="single" w:sz="6" w:space="0" w:color="000000"/>
              <w:left w:val="single" w:sz="6" w:space="0" w:color="000000"/>
              <w:bottom w:val="single" w:sz="8" w:space="0" w:color="000000"/>
              <w:right w:val="single" w:sz="8" w:space="0" w:color="000000"/>
              <w:insideH w:val="single" w:sz="8" w:space="0" w:color="000000"/>
              <w:insideV w:val="single" w:sz="8" w:space="0" w:color="000000"/>
            </w:tcBorders>
            <w:shd w:fill="auto" w:val="clear"/>
            <w:vAlign w:val="bottom"/>
          </w:tcPr>
          <w:p>
            <w:pPr>
              <w:pStyle w:val="Normal"/>
              <w:spacing w:lineRule="auto" w:line="276"/>
              <w:ind w:left="-160" w:right="0" w:hanging="0"/>
              <w:jc w:val="center"/>
              <w:rPr>
                <w:rFonts w:ascii="Times New Roman" w:hAnsi="Times New Roman" w:eastAsia="Play" w:cs="Times New Roman"/>
                <w:sz w:val="28"/>
                <w:szCs w:val="28"/>
              </w:rPr>
            </w:pPr>
            <w:r>
              <w:rPr>
                <w:rFonts w:eastAsia="Play" w:cs="Times New Roman" w:ascii="Times New Roman" w:hAnsi="Times New Roman"/>
                <w:sz w:val="28"/>
                <w:szCs w:val="28"/>
              </w:rPr>
              <w:t>16</w:t>
            </w:r>
          </w:p>
        </w:tc>
      </w:tr>
      <w:tr>
        <w:trPr>
          <w:trHeight w:val="346" w:hRule="atLeast"/>
        </w:trPr>
        <w:tc>
          <w:tcPr>
            <w:tcW w:w="4869" w:type="dxa"/>
            <w:tcBorders>
              <w:top w:val="single" w:sz="6"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ind w:left="-160" w:right="0" w:firstLine="440"/>
              <w:jc w:val="both"/>
              <w:rPr>
                <w:rFonts w:ascii="Times New Roman" w:hAnsi="Times New Roman" w:eastAsia="Play" w:cs="Times New Roman"/>
                <w:sz w:val="28"/>
                <w:szCs w:val="28"/>
              </w:rPr>
            </w:pPr>
            <w:r>
              <w:rPr>
                <w:rFonts w:eastAsia="Play" w:cs="Times New Roman" w:ascii="Times New Roman" w:hAnsi="Times New Roman"/>
                <w:sz w:val="28"/>
                <w:szCs w:val="28"/>
              </w:rPr>
              <w:t>ППС 17 (кг)</w:t>
            </w:r>
          </w:p>
        </w:tc>
        <w:tc>
          <w:tcPr>
            <w:tcW w:w="4869" w:type="dxa"/>
            <w:tcBorders>
              <w:top w:val="single" w:sz="6" w:space="0" w:color="000000"/>
              <w:left w:val="single" w:sz="6" w:space="0" w:color="000000"/>
              <w:bottom w:val="single" w:sz="8" w:space="0" w:color="000000"/>
              <w:right w:val="single" w:sz="8" w:space="0" w:color="000000"/>
              <w:insideH w:val="single" w:sz="8" w:space="0" w:color="000000"/>
              <w:insideV w:val="single" w:sz="8" w:space="0" w:color="000000"/>
            </w:tcBorders>
            <w:shd w:fill="auto" w:val="clear"/>
            <w:vAlign w:val="bottom"/>
          </w:tcPr>
          <w:p>
            <w:pPr>
              <w:pStyle w:val="Normal"/>
              <w:spacing w:lineRule="auto" w:line="276"/>
              <w:ind w:left="-160" w:right="0" w:hanging="0"/>
              <w:jc w:val="center"/>
              <w:rPr>
                <w:rFonts w:ascii="Times New Roman" w:hAnsi="Times New Roman" w:eastAsia="Play" w:cs="Times New Roman"/>
                <w:sz w:val="28"/>
                <w:szCs w:val="28"/>
              </w:rPr>
            </w:pPr>
            <w:r>
              <w:rPr>
                <w:rFonts w:eastAsia="Play" w:cs="Times New Roman" w:ascii="Times New Roman" w:hAnsi="Times New Roman"/>
                <w:sz w:val="28"/>
                <w:szCs w:val="28"/>
              </w:rPr>
              <w:t>17</w:t>
            </w:r>
          </w:p>
        </w:tc>
      </w:tr>
      <w:tr>
        <w:trPr>
          <w:trHeight w:val="184" w:hRule="atLeast"/>
        </w:trPr>
        <w:tc>
          <w:tcPr>
            <w:tcW w:w="4869" w:type="dxa"/>
            <w:tcBorders>
              <w:top w:val="single" w:sz="6"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ind w:left="-160" w:right="0" w:firstLine="440"/>
              <w:jc w:val="both"/>
              <w:rPr>
                <w:rFonts w:ascii="Times New Roman" w:hAnsi="Times New Roman" w:eastAsia="Play" w:cs="Times New Roman"/>
                <w:sz w:val="28"/>
                <w:szCs w:val="28"/>
              </w:rPr>
            </w:pPr>
            <w:r>
              <w:rPr>
                <w:rFonts w:eastAsia="Play" w:cs="Times New Roman" w:ascii="Times New Roman" w:hAnsi="Times New Roman"/>
                <w:sz w:val="28"/>
                <w:szCs w:val="28"/>
              </w:rPr>
              <w:t>ППС 20 (кг)</w:t>
            </w:r>
          </w:p>
        </w:tc>
        <w:tc>
          <w:tcPr>
            <w:tcW w:w="4869" w:type="dxa"/>
            <w:tcBorders>
              <w:top w:val="single" w:sz="6" w:space="0" w:color="000000"/>
              <w:left w:val="single" w:sz="6" w:space="0" w:color="000000"/>
              <w:bottom w:val="single" w:sz="8" w:space="0" w:color="000000"/>
              <w:right w:val="single" w:sz="8" w:space="0" w:color="000000"/>
              <w:insideH w:val="single" w:sz="8" w:space="0" w:color="000000"/>
              <w:insideV w:val="single" w:sz="8" w:space="0" w:color="000000"/>
            </w:tcBorders>
            <w:shd w:fill="auto" w:val="clear"/>
            <w:vAlign w:val="bottom"/>
          </w:tcPr>
          <w:p>
            <w:pPr>
              <w:pStyle w:val="Normal"/>
              <w:spacing w:lineRule="auto" w:line="276"/>
              <w:ind w:left="-160" w:right="0" w:hanging="0"/>
              <w:jc w:val="center"/>
              <w:rPr>
                <w:rFonts w:ascii="Times New Roman" w:hAnsi="Times New Roman" w:eastAsia="Play" w:cs="Times New Roman"/>
                <w:sz w:val="28"/>
                <w:szCs w:val="28"/>
              </w:rPr>
            </w:pPr>
            <w:r>
              <w:rPr>
                <w:rFonts w:eastAsia="Play" w:cs="Times New Roman" w:ascii="Times New Roman" w:hAnsi="Times New Roman"/>
                <w:sz w:val="28"/>
                <w:szCs w:val="28"/>
              </w:rPr>
              <w:t>20</w:t>
            </w:r>
          </w:p>
        </w:tc>
      </w:tr>
      <w:tr>
        <w:trPr>
          <w:trHeight w:val="165" w:hRule="atLeast"/>
        </w:trPr>
        <w:tc>
          <w:tcPr>
            <w:tcW w:w="4869" w:type="dxa"/>
            <w:tcBorders>
              <w:top w:val="single" w:sz="6"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ind w:left="-160" w:right="0" w:firstLine="440"/>
              <w:jc w:val="both"/>
              <w:rPr>
                <w:rFonts w:ascii="Times New Roman" w:hAnsi="Times New Roman" w:eastAsia="Play" w:cs="Times New Roman"/>
                <w:sz w:val="28"/>
                <w:szCs w:val="28"/>
              </w:rPr>
            </w:pPr>
            <w:r>
              <w:rPr>
                <w:rFonts w:eastAsia="Play" w:cs="Times New Roman" w:ascii="Times New Roman" w:hAnsi="Times New Roman"/>
                <w:sz w:val="28"/>
                <w:szCs w:val="28"/>
              </w:rPr>
              <w:t>ППС 23 (кг)</w:t>
            </w:r>
          </w:p>
        </w:tc>
        <w:tc>
          <w:tcPr>
            <w:tcW w:w="4869" w:type="dxa"/>
            <w:tcBorders>
              <w:top w:val="single" w:sz="6" w:space="0" w:color="000000"/>
              <w:left w:val="single" w:sz="6" w:space="0" w:color="000000"/>
              <w:bottom w:val="single" w:sz="8" w:space="0" w:color="000000"/>
              <w:right w:val="single" w:sz="8" w:space="0" w:color="000000"/>
              <w:insideH w:val="single" w:sz="8" w:space="0" w:color="000000"/>
              <w:insideV w:val="single" w:sz="8" w:space="0" w:color="000000"/>
            </w:tcBorders>
            <w:shd w:fill="auto" w:val="clear"/>
            <w:vAlign w:val="bottom"/>
          </w:tcPr>
          <w:p>
            <w:pPr>
              <w:pStyle w:val="Normal"/>
              <w:spacing w:lineRule="auto" w:line="276"/>
              <w:ind w:left="-160" w:right="0" w:hanging="0"/>
              <w:jc w:val="center"/>
              <w:rPr>
                <w:rFonts w:ascii="Times New Roman" w:hAnsi="Times New Roman" w:eastAsia="Play" w:cs="Times New Roman"/>
                <w:sz w:val="28"/>
                <w:szCs w:val="28"/>
              </w:rPr>
            </w:pPr>
            <w:r>
              <w:rPr>
                <w:rFonts w:eastAsia="Play" w:cs="Times New Roman" w:ascii="Times New Roman" w:hAnsi="Times New Roman"/>
                <w:sz w:val="28"/>
                <w:szCs w:val="28"/>
              </w:rPr>
              <w:t>23</w:t>
            </w:r>
          </w:p>
        </w:tc>
      </w:tr>
      <w:tr>
        <w:trPr>
          <w:trHeight w:val="301" w:hRule="atLeast"/>
        </w:trPr>
        <w:tc>
          <w:tcPr>
            <w:tcW w:w="4869" w:type="dxa"/>
            <w:tcBorders>
              <w:top w:val="single" w:sz="6"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ind w:left="-160" w:right="0" w:firstLine="440"/>
              <w:jc w:val="both"/>
              <w:rPr>
                <w:rFonts w:ascii="Times New Roman" w:hAnsi="Times New Roman" w:eastAsia="Play" w:cs="Times New Roman"/>
                <w:sz w:val="28"/>
                <w:szCs w:val="28"/>
              </w:rPr>
            </w:pPr>
            <w:r>
              <w:rPr>
                <w:rFonts w:eastAsia="Play" w:cs="Times New Roman" w:ascii="Times New Roman" w:hAnsi="Times New Roman"/>
                <w:sz w:val="28"/>
                <w:szCs w:val="28"/>
              </w:rPr>
              <w:t>ППС 25 (кг)</w:t>
            </w:r>
          </w:p>
        </w:tc>
        <w:tc>
          <w:tcPr>
            <w:tcW w:w="4869" w:type="dxa"/>
            <w:tcBorders>
              <w:top w:val="single" w:sz="6" w:space="0" w:color="000000"/>
              <w:left w:val="single" w:sz="6" w:space="0" w:color="000000"/>
              <w:bottom w:val="single" w:sz="8" w:space="0" w:color="000000"/>
              <w:right w:val="single" w:sz="8" w:space="0" w:color="000000"/>
              <w:insideH w:val="single" w:sz="8" w:space="0" w:color="000000"/>
              <w:insideV w:val="single" w:sz="8" w:space="0" w:color="000000"/>
            </w:tcBorders>
            <w:shd w:fill="auto" w:val="clear"/>
            <w:vAlign w:val="bottom"/>
          </w:tcPr>
          <w:p>
            <w:pPr>
              <w:pStyle w:val="Normal"/>
              <w:spacing w:lineRule="auto" w:line="276"/>
              <w:ind w:left="-160" w:right="0" w:hanging="0"/>
              <w:jc w:val="center"/>
              <w:rPr>
                <w:rFonts w:ascii="Times New Roman" w:hAnsi="Times New Roman" w:eastAsia="Play" w:cs="Times New Roman"/>
                <w:sz w:val="28"/>
                <w:szCs w:val="28"/>
              </w:rPr>
            </w:pPr>
            <w:r>
              <w:rPr>
                <w:rFonts w:eastAsia="Play" w:cs="Times New Roman" w:ascii="Times New Roman" w:hAnsi="Times New Roman"/>
                <w:sz w:val="28"/>
                <w:szCs w:val="28"/>
              </w:rPr>
              <w:t>25</w:t>
            </w:r>
          </w:p>
        </w:tc>
      </w:tr>
      <w:tr>
        <w:trPr>
          <w:trHeight w:val="423" w:hRule="atLeast"/>
        </w:trPr>
        <w:tc>
          <w:tcPr>
            <w:tcW w:w="4869" w:type="dxa"/>
            <w:tcBorders>
              <w:top w:val="single" w:sz="6"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ind w:left="-160" w:right="0" w:firstLine="440"/>
              <w:jc w:val="both"/>
              <w:rPr>
                <w:rFonts w:ascii="Times New Roman" w:hAnsi="Times New Roman" w:eastAsia="Play" w:cs="Times New Roman"/>
                <w:sz w:val="28"/>
                <w:szCs w:val="28"/>
              </w:rPr>
            </w:pPr>
            <w:r>
              <w:rPr>
                <w:rFonts w:eastAsia="Play" w:cs="Times New Roman" w:ascii="Times New Roman" w:hAnsi="Times New Roman"/>
                <w:sz w:val="28"/>
                <w:szCs w:val="28"/>
              </w:rPr>
              <w:t>ППС 30 (кг)</w:t>
            </w:r>
          </w:p>
        </w:tc>
        <w:tc>
          <w:tcPr>
            <w:tcW w:w="4869" w:type="dxa"/>
            <w:tcBorders>
              <w:top w:val="single" w:sz="6" w:space="0" w:color="000000"/>
              <w:left w:val="single" w:sz="6" w:space="0" w:color="000000"/>
              <w:bottom w:val="single" w:sz="8" w:space="0" w:color="000000"/>
              <w:right w:val="single" w:sz="8" w:space="0" w:color="000000"/>
              <w:insideH w:val="single" w:sz="8" w:space="0" w:color="000000"/>
              <w:insideV w:val="single" w:sz="8" w:space="0" w:color="000000"/>
            </w:tcBorders>
            <w:shd w:fill="auto" w:val="clear"/>
            <w:vAlign w:val="bottom"/>
          </w:tcPr>
          <w:p>
            <w:pPr>
              <w:pStyle w:val="Normal"/>
              <w:spacing w:lineRule="auto" w:line="276"/>
              <w:ind w:left="-160" w:right="0" w:hanging="0"/>
              <w:jc w:val="center"/>
              <w:rPr>
                <w:rFonts w:ascii="Times New Roman" w:hAnsi="Times New Roman" w:eastAsia="Play" w:cs="Times New Roman"/>
                <w:sz w:val="28"/>
                <w:szCs w:val="28"/>
              </w:rPr>
            </w:pPr>
            <w:r>
              <w:rPr>
                <w:rFonts w:eastAsia="Play" w:cs="Times New Roman" w:ascii="Times New Roman" w:hAnsi="Times New Roman"/>
                <w:sz w:val="28"/>
                <w:szCs w:val="28"/>
              </w:rPr>
              <w:t>30</w:t>
            </w:r>
          </w:p>
        </w:tc>
      </w:tr>
      <w:tr>
        <w:trPr>
          <w:trHeight w:val="346" w:hRule="atLeast"/>
        </w:trPr>
        <w:tc>
          <w:tcPr>
            <w:tcW w:w="4869" w:type="dxa"/>
            <w:tcBorders>
              <w:top w:val="single" w:sz="6"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ind w:left="-160" w:right="0" w:firstLine="440"/>
              <w:jc w:val="both"/>
              <w:rPr>
                <w:rFonts w:ascii="Times New Roman" w:hAnsi="Times New Roman" w:eastAsia="Play" w:cs="Times New Roman"/>
                <w:sz w:val="28"/>
                <w:szCs w:val="28"/>
              </w:rPr>
            </w:pPr>
            <w:r>
              <w:rPr>
                <w:rFonts w:eastAsia="Play" w:cs="Times New Roman" w:ascii="Times New Roman" w:hAnsi="Times New Roman"/>
                <w:sz w:val="28"/>
                <w:szCs w:val="28"/>
              </w:rPr>
              <w:t>ППС 35 (кг)</w:t>
            </w:r>
          </w:p>
        </w:tc>
        <w:tc>
          <w:tcPr>
            <w:tcW w:w="4869" w:type="dxa"/>
            <w:tcBorders>
              <w:top w:val="single" w:sz="6" w:space="0" w:color="000000"/>
              <w:left w:val="single" w:sz="6" w:space="0" w:color="000000"/>
              <w:bottom w:val="single" w:sz="8" w:space="0" w:color="000000"/>
              <w:right w:val="single" w:sz="8" w:space="0" w:color="000000"/>
              <w:insideH w:val="single" w:sz="8" w:space="0" w:color="000000"/>
              <w:insideV w:val="single" w:sz="8" w:space="0" w:color="000000"/>
            </w:tcBorders>
            <w:shd w:fill="auto" w:val="clear"/>
            <w:vAlign w:val="bottom"/>
          </w:tcPr>
          <w:p>
            <w:pPr>
              <w:pStyle w:val="Normal"/>
              <w:spacing w:lineRule="auto" w:line="276"/>
              <w:ind w:left="-160" w:right="0" w:hanging="0"/>
              <w:jc w:val="center"/>
              <w:rPr>
                <w:rFonts w:ascii="Times New Roman" w:hAnsi="Times New Roman" w:eastAsia="Play" w:cs="Times New Roman"/>
                <w:sz w:val="28"/>
                <w:szCs w:val="28"/>
              </w:rPr>
            </w:pPr>
            <w:r>
              <w:rPr>
                <w:rFonts w:eastAsia="Play" w:cs="Times New Roman" w:ascii="Times New Roman" w:hAnsi="Times New Roman"/>
                <w:sz w:val="28"/>
                <w:szCs w:val="28"/>
              </w:rPr>
              <w:t>32</w:t>
            </w:r>
          </w:p>
        </w:tc>
      </w:tr>
    </w:tbl>
    <w:p>
      <w:pPr>
        <w:pStyle w:val="Normal"/>
        <w:spacing w:lineRule="auto" w:line="276" w:before="0" w:after="140"/>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Normal"/>
        <w:spacing w:lineRule="auto" w:line="276" w:before="0" w:after="140"/>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9) Расчет оплаты труда. Системы должна предусматривать возможность оперативного учета труда и расчета ЗП для производственного персонала. Программа должна обеспечить гибкую систему ввода нормативов за определенный вид работ.</w:t>
      </w:r>
    </w:p>
    <w:p>
      <w:pPr>
        <w:pStyle w:val="Normal"/>
        <w:spacing w:lineRule="auto" w:line="276" w:before="0" w:after="140"/>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Необходимо создать дополнительный интерфейс для начальников производства позволяющий реализовать возможность контроль и ввода данных по выработке. Программа должна выводить в формате .xls итоговый отчет за указанный период с подробной расшифровкой по каждому сотруднику. </w:t>
      </w:r>
    </w:p>
    <w:p>
      <w:pPr>
        <w:pStyle w:val="Normal"/>
        <w:spacing w:lineRule="auto" w:line="276" w:before="0" w:after="140"/>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2"/>
        <w:spacing w:lineRule="auto" w:line="276" w:before="360" w:after="140"/>
        <w:ind w:right="0" w:hanging="0"/>
        <w:jc w:val="both"/>
        <w:rPr>
          <w:rFonts w:ascii="Times New Roman" w:hAnsi="Times New Roman" w:cs="Times New Roman"/>
          <w:b w:val="false"/>
          <w:b w:val="false"/>
          <w:sz w:val="28"/>
          <w:szCs w:val="28"/>
        </w:rPr>
      </w:pPr>
      <w:bookmarkStart w:id="14" w:name="_Toc15287945"/>
      <w:r>
        <w:rPr>
          <w:rFonts w:cs="Times New Roman" w:ascii="Times New Roman" w:hAnsi="Times New Roman"/>
          <w:b w:val="false"/>
          <w:sz w:val="28"/>
          <w:szCs w:val="28"/>
        </w:rPr>
        <w:t>2.4. Цель системы</w:t>
      </w:r>
      <w:bookmarkEnd w:id="14"/>
    </w:p>
    <w:p>
      <w:pPr>
        <w:pStyle w:val="Normal"/>
        <w:spacing w:lineRule="auto" w:line="276" w:before="0" w:after="140"/>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Создать автоматизированную систему позволяющую обеспечить контроль расхода сырья и материалов на партию продукции.</w:t>
      </w:r>
    </w:p>
    <w:p>
      <w:pPr>
        <w:pStyle w:val="Normal"/>
        <w:spacing w:lineRule="auto" w:line="276" w:before="0" w:after="140"/>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Отслеживание полной цепочки движения полуфабриката и готовой продукции в процессе производства. </w:t>
      </w:r>
    </w:p>
    <w:p>
      <w:pPr>
        <w:pStyle w:val="Normal"/>
        <w:spacing w:lineRule="auto" w:line="276" w:before="0" w:after="140"/>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Реализовать систему для отслеживания </w:t>
      </w:r>
      <w:del w:id="19" w:author="User" w:date="2019-08-19T14:25:00Z">
        <w:r>
          <w:rPr>
            <w:rFonts w:eastAsia="Play" w:cs="Times New Roman" w:ascii="Times New Roman" w:hAnsi="Times New Roman"/>
            <w:sz w:val="28"/>
            <w:szCs w:val="28"/>
          </w:rPr>
          <w:delText xml:space="preserve"> </w:delText>
        </w:r>
      </w:del>
      <w:r>
        <w:rPr>
          <w:rFonts w:eastAsia="Play" w:cs="Times New Roman" w:ascii="Times New Roman" w:hAnsi="Times New Roman"/>
          <w:sz w:val="28"/>
          <w:szCs w:val="28"/>
        </w:rPr>
        <w:t>блоков</w:t>
      </w:r>
      <w:ins w:id="20" w:author="User" w:date="2019-08-19T14:25:00Z">
        <w:r>
          <w:rPr>
            <w:rFonts w:eastAsia="Play" w:cs="Times New Roman" w:ascii="Times New Roman" w:hAnsi="Times New Roman"/>
            <w:sz w:val="28"/>
            <w:szCs w:val="28"/>
          </w:rPr>
          <w:t>,</w:t>
        </w:r>
      </w:ins>
      <w:r>
        <w:rPr>
          <w:rFonts w:eastAsia="Play" w:cs="Times New Roman" w:ascii="Times New Roman" w:hAnsi="Times New Roman"/>
          <w:sz w:val="28"/>
          <w:szCs w:val="28"/>
        </w:rPr>
        <w:t xml:space="preserve"> использованных для изготовления определенных заявок.</w:t>
      </w:r>
    </w:p>
    <w:p>
      <w:pPr>
        <w:pStyle w:val="Normal"/>
        <w:spacing w:lineRule="auto" w:line="276" w:before="0" w:after="140"/>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Обеспечить возможность оперативного мониторинга бизнес процессов на производстве. </w:t>
      </w:r>
    </w:p>
    <w:p>
      <w:pPr>
        <w:pStyle w:val="Normal"/>
        <w:spacing w:lineRule="auto" w:line="276" w:before="0" w:after="140"/>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Получить возможность для расчета ЗП работников,  ведение табеля и учета отработанных часов. </w:t>
      </w:r>
    </w:p>
    <w:p>
      <w:pPr>
        <w:pStyle w:val="Normal"/>
        <w:spacing w:lineRule="auto" w:line="276" w:before="0" w:after="140"/>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Сделать базу данных с возможностью выгрузки любой информации в консолидированном виде.</w:t>
      </w:r>
    </w:p>
    <w:p>
      <w:pPr>
        <w:pStyle w:val="Normal"/>
        <w:spacing w:lineRule="auto" w:line="276" w:before="0" w:after="140"/>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Создавать ряд документов по учету материалов в 1с: выпуск готовой продукции, выпуск полуфабрикатов, передача материалов в производство.</w:t>
      </w:r>
    </w:p>
    <w:p>
      <w:pPr>
        <w:pStyle w:val="Normal"/>
        <w:spacing w:lineRule="auto" w:line="276" w:before="0" w:after="140"/>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Система должна обеспечить учет отбраковки материалов по каждому производственному блоку.</w:t>
      </w:r>
    </w:p>
    <w:p>
      <w:pPr>
        <w:pStyle w:val="Normal"/>
        <w:spacing w:lineRule="auto" w:line="276" w:before="0" w:after="140"/>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Программа должна работать и отображать оперативную информацию через браузер.</w:t>
      </w:r>
    </w:p>
    <w:p>
      <w:pPr>
        <w:pStyle w:val="Normal"/>
        <w:spacing w:lineRule="auto" w:line="276" w:before="0" w:after="140"/>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Normal"/>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r>
      <w:r>
        <w:br w:type="page"/>
      </w:r>
    </w:p>
    <w:p>
      <w:pPr>
        <w:pStyle w:val="1"/>
        <w:spacing w:lineRule="auto" w:line="276" w:before="480" w:after="140"/>
        <w:ind w:right="0" w:hanging="0"/>
        <w:jc w:val="both"/>
        <w:rPr>
          <w:rFonts w:ascii="Times New Roman" w:hAnsi="Times New Roman" w:cs="Times New Roman"/>
          <w:b w:val="false"/>
          <w:b w:val="false"/>
          <w:sz w:val="28"/>
          <w:szCs w:val="28"/>
        </w:rPr>
      </w:pPr>
      <w:bookmarkStart w:id="15" w:name="_Toc15287946"/>
      <w:r>
        <w:rPr>
          <w:rFonts w:cs="Times New Roman" w:ascii="Times New Roman" w:hAnsi="Times New Roman"/>
          <w:b w:val="false"/>
          <w:sz w:val="28"/>
          <w:szCs w:val="28"/>
        </w:rPr>
        <w:t>3. Общие требования к системе</w:t>
      </w:r>
      <w:bookmarkEnd w:id="15"/>
    </w:p>
    <w:p>
      <w:pPr>
        <w:pStyle w:val="Normal"/>
        <w:spacing w:lineRule="auto" w:line="276" w:before="0" w:after="120"/>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Программа по управлению производством «ПолимерПласт» (далее «программа») представляет собой многопользовательскую среду, доступ к которой осуществляется через интернет-браузер. Программа будет, прежде всего, адаптирована для работы через планшет, для учета производственных процессов.</w:t>
      </w:r>
    </w:p>
    <w:p>
      <w:pPr>
        <w:pStyle w:val="Normal"/>
        <w:spacing w:lineRule="auto" w:line="276" w:before="0" w:after="120"/>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АСК ППС обеспечивает работу сбор данных и учет на всех стадиях производства готовой продукции. В онлайн режиме отображает все основные бизнес процессы.</w:t>
      </w:r>
    </w:p>
    <w:p>
      <w:pPr>
        <w:pStyle w:val="8"/>
        <w:spacing w:lineRule="auto" w:line="276"/>
        <w:rPr>
          <w:rFonts w:ascii="Times New Roman" w:hAnsi="Times New Roman" w:cs="Times New Roman"/>
          <w:color w:val="auto"/>
          <w:sz w:val="28"/>
          <w:szCs w:val="28"/>
        </w:rPr>
      </w:pPr>
      <w:bookmarkStart w:id="16" w:name="_Toc15287947"/>
      <w:r>
        <w:rPr>
          <w:rFonts w:cs="Times New Roman" w:ascii="Times New Roman" w:hAnsi="Times New Roman"/>
          <w:color w:val="auto"/>
          <w:sz w:val="28"/>
          <w:szCs w:val="28"/>
        </w:rPr>
        <w:t>3.1. Подсистемы: назначение и основные характеристики</w:t>
      </w:r>
      <w:bookmarkEnd w:id="16"/>
      <w:r>
        <w:rPr>
          <w:rFonts w:cs="Times New Roman" w:ascii="Times New Roman" w:hAnsi="Times New Roman"/>
          <w:color w:val="auto"/>
          <w:sz w:val="28"/>
          <w:szCs w:val="28"/>
        </w:rPr>
        <w:br/>
      </w:r>
    </w:p>
    <w:p>
      <w:pPr>
        <w:pStyle w:val="NoSpacing"/>
        <w:spacing w:lineRule="auto" w:line="276"/>
        <w:rPr>
          <w:rFonts w:ascii="Times New Roman" w:hAnsi="Times New Roman" w:eastAsia="Liberation Serif" w:cs="Times New Roman"/>
          <w:sz w:val="28"/>
          <w:szCs w:val="28"/>
        </w:rPr>
      </w:pPr>
      <w:r>
        <w:rPr>
          <w:rFonts w:eastAsia="Liberation Serif" w:cs="Times New Roman" w:ascii="Times New Roman" w:hAnsi="Times New Roman"/>
          <w:sz w:val="28"/>
          <w:szCs w:val="28"/>
        </w:rPr>
        <w:t>3.1.1 Модуль сквозной идентификации</w:t>
      </w:r>
    </w:p>
    <w:p>
      <w:pPr>
        <w:pStyle w:val="NoSpacing"/>
        <w:spacing w:lineRule="auto" w:line="276"/>
        <w:rPr>
          <w:rFonts w:ascii="Times New Roman" w:hAnsi="Times New Roman" w:eastAsia="Liberation Serif" w:cs="Times New Roman"/>
          <w:sz w:val="28"/>
          <w:szCs w:val="28"/>
        </w:rPr>
      </w:pPr>
      <w:r>
        <w:rPr>
          <w:rFonts w:eastAsia="Liberation Serif" w:cs="Times New Roman" w:ascii="Times New Roman" w:hAnsi="Times New Roman"/>
          <w:sz w:val="28"/>
          <w:szCs w:val="28"/>
        </w:rPr>
      </w:r>
    </w:p>
    <w:p>
      <w:pPr>
        <w:pStyle w:val="Normal"/>
        <w:spacing w:lineRule="auto" w:line="276"/>
        <w:ind w:right="0" w:hanging="0"/>
        <w:jc w:val="both"/>
        <w:rPr>
          <w:rFonts w:ascii="Times New Roman" w:hAnsi="Times New Roman" w:cs="Times New Roman"/>
          <w:sz w:val="28"/>
          <w:szCs w:val="28"/>
        </w:rPr>
      </w:pPr>
      <w:r>
        <w:rPr>
          <w:rFonts w:cs="Times New Roman" w:ascii="Times New Roman" w:hAnsi="Times New Roman"/>
          <w:sz w:val="28"/>
          <w:szCs w:val="28"/>
        </w:rPr>
        <w:t>Предполагает создание системы способной восстановить полную картину технологической цепочки.  «АСК ППС» должна обеспечить возможность для установления непосредственных исполнителей каждой технологической операции. Программа должна фиксировать единицы оборудования,  на которых производилась продукция или полуфабрикат, в том числе дату и время выполнения всех операций. Сквозная идентификация так же подразумевает фиксацию данных о том из какой именно партии поступившего сырья и материалов изготовлен товар.</w:t>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Normal"/>
        <w:spacing w:lineRule="auto" w:line="276"/>
        <w:ind w:right="0" w:hanging="0"/>
        <w:jc w:val="both"/>
        <w:rPr>
          <w:rFonts w:ascii="Times New Roman" w:hAnsi="Times New Roman" w:cs="Times New Roman"/>
          <w:sz w:val="28"/>
          <w:szCs w:val="28"/>
        </w:rPr>
      </w:pPr>
      <w:r>
        <w:rPr>
          <w:rFonts w:cs="Times New Roman" w:ascii="Times New Roman" w:hAnsi="Times New Roman"/>
          <w:sz w:val="28"/>
          <w:szCs w:val="28"/>
        </w:rPr>
        <w:t>3.1.2 Модуль контроля использования сырья</w:t>
      </w:r>
    </w:p>
    <w:p>
      <w:pPr>
        <w:pStyle w:val="Normal"/>
        <w:spacing w:lineRule="auto" w:line="276"/>
        <w:ind w:right="0" w:hanging="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76"/>
        <w:ind w:right="0" w:hanging="0"/>
        <w:jc w:val="both"/>
        <w:rPr>
          <w:rFonts w:ascii="Times New Roman" w:hAnsi="Times New Roman" w:cs="Times New Roman"/>
          <w:sz w:val="28"/>
          <w:szCs w:val="28"/>
        </w:rPr>
      </w:pPr>
      <w:r>
        <w:rPr>
          <w:rFonts w:cs="Times New Roman" w:ascii="Times New Roman" w:hAnsi="Times New Roman"/>
          <w:sz w:val="28"/>
          <w:szCs w:val="28"/>
        </w:rPr>
        <w:t xml:space="preserve">Планируется использоваться для оперативного учета расхода сырья на производстве.  Данный модуль предполагает учет сырья в разрезе марок и позволяет распределять сырье на конечные партии полуфабриката. В рамках данного программного блока должна работать система по складскому учету сырья в разрезе мешков или паллет  в зависимости от фасовки. </w:t>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Normal"/>
        <w:spacing w:lineRule="auto" w:line="276"/>
        <w:ind w:right="0" w:hanging="0"/>
        <w:jc w:val="both"/>
        <w:rPr>
          <w:rFonts w:ascii="Times New Roman" w:hAnsi="Times New Roman" w:cs="Times New Roman"/>
          <w:sz w:val="28"/>
          <w:szCs w:val="28"/>
        </w:rPr>
      </w:pPr>
      <w:r>
        <w:rPr>
          <w:rFonts w:cs="Times New Roman" w:ascii="Times New Roman" w:hAnsi="Times New Roman"/>
          <w:sz w:val="28"/>
          <w:szCs w:val="28"/>
        </w:rPr>
        <w:t>3.1.3 Модуль контроля получаемых из сырья блоков</w:t>
      </w:r>
    </w:p>
    <w:p>
      <w:pPr>
        <w:pStyle w:val="Normal"/>
        <w:spacing w:lineRule="auto" w:line="276"/>
        <w:ind w:right="0" w:hanging="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76"/>
        <w:ind w:right="0" w:hanging="0"/>
        <w:jc w:val="both"/>
        <w:rPr>
          <w:rFonts w:ascii="Times New Roman" w:hAnsi="Times New Roman" w:cs="Times New Roman"/>
          <w:sz w:val="28"/>
          <w:szCs w:val="28"/>
        </w:rPr>
      </w:pPr>
      <w:r>
        <w:rPr>
          <w:rFonts w:cs="Times New Roman" w:ascii="Times New Roman" w:hAnsi="Times New Roman"/>
          <w:sz w:val="28"/>
          <w:szCs w:val="28"/>
        </w:rPr>
        <w:t xml:space="preserve">Анализ получаемых из сырья блоков </w:t>
      </w:r>
      <w:del w:id="21" w:author="User" w:date="2019-08-19T14:26:00Z">
        <w:r>
          <w:rPr>
            <w:rFonts w:cs="Times New Roman" w:ascii="Times New Roman" w:hAnsi="Times New Roman"/>
            <w:sz w:val="28"/>
            <w:szCs w:val="28"/>
          </w:rPr>
          <w:delText xml:space="preserve"> </w:delText>
        </w:r>
      </w:del>
      <w:r>
        <w:rPr>
          <w:rFonts w:cs="Times New Roman" w:ascii="Times New Roman" w:hAnsi="Times New Roman"/>
          <w:sz w:val="28"/>
          <w:szCs w:val="28"/>
        </w:rPr>
        <w:t xml:space="preserve">предполагает аналитический учет израсходованного из каждого бункера сырья на производство определённого количества </w:t>
      </w:r>
      <w:del w:id="22" w:author="User" w:date="2019-08-19T14:26:00Z">
        <w:r>
          <w:rPr>
            <w:rFonts w:cs="Times New Roman" w:ascii="Times New Roman" w:hAnsi="Times New Roman"/>
            <w:sz w:val="28"/>
            <w:szCs w:val="28"/>
          </w:rPr>
          <w:delText xml:space="preserve"> </w:delText>
        </w:r>
      </w:del>
      <w:r>
        <w:rPr>
          <w:rFonts w:cs="Times New Roman" w:ascii="Times New Roman" w:hAnsi="Times New Roman"/>
          <w:sz w:val="28"/>
          <w:szCs w:val="28"/>
        </w:rPr>
        <w:t xml:space="preserve">блоков. Пользователи должны указывать факт опустошения бункера и фиксировать выпуск блоков в зависимости от рабочего места. Система должна производить распределения сырья из бункера по блокам. Возможна дополнительная корректировка показателей из-за дробленки, которая добавляется в блоки. Процент дробленки определяется в зависимости от показателей частотников на узлах смешивания и заноситься в данные о блоке как дополнительная характеристика.  </w:t>
      </w:r>
    </w:p>
    <w:p>
      <w:pPr>
        <w:pStyle w:val="Normal"/>
        <w:spacing w:lineRule="auto" w:line="276"/>
        <w:ind w:right="0" w:hanging="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76"/>
        <w:ind w:right="0" w:hanging="0"/>
        <w:jc w:val="both"/>
        <w:rPr>
          <w:rFonts w:ascii="Times New Roman" w:hAnsi="Times New Roman" w:cs="Times New Roman"/>
          <w:sz w:val="28"/>
          <w:szCs w:val="28"/>
        </w:rPr>
      </w:pPr>
      <w:r>
        <w:rPr>
          <w:rFonts w:cs="Times New Roman" w:ascii="Times New Roman" w:hAnsi="Times New Roman"/>
          <w:sz w:val="28"/>
          <w:szCs w:val="28"/>
        </w:rPr>
        <w:t>3.1.4 Модуль разрезки и отбраковки блоков</w:t>
      </w:r>
    </w:p>
    <w:p>
      <w:pPr>
        <w:pStyle w:val="Normal"/>
        <w:spacing w:lineRule="auto" w:line="276"/>
        <w:ind w:right="0" w:hanging="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76"/>
        <w:ind w:right="0" w:hanging="0"/>
        <w:jc w:val="both"/>
        <w:rPr>
          <w:rFonts w:ascii="Times New Roman" w:hAnsi="Times New Roman" w:cs="Times New Roman"/>
          <w:sz w:val="28"/>
          <w:szCs w:val="28"/>
        </w:rPr>
      </w:pPr>
      <w:r>
        <w:rPr>
          <w:rFonts w:cs="Times New Roman" w:ascii="Times New Roman" w:hAnsi="Times New Roman"/>
          <w:sz w:val="28"/>
          <w:szCs w:val="28"/>
        </w:rPr>
        <w:t>На участках резки происходит разлиновка блоков на листы и блоки. Листы могут быть изготовлены любого размера. Блоки могу иметь аналогичные размеры как и лист. При необходимости могут быть нарезана полуфабрикаты для фигу</w:t>
      </w:r>
      <w:ins w:id="23" w:author="User" w:date="2019-08-19T14:26:00Z">
        <w:r>
          <w:rPr>
            <w:rFonts w:cs="Times New Roman" w:ascii="Times New Roman" w:hAnsi="Times New Roman"/>
            <w:sz w:val="28"/>
            <w:szCs w:val="28"/>
          </w:rPr>
          <w:t>р</w:t>
        </w:r>
      </w:ins>
      <w:r>
        <w:rPr>
          <w:rFonts w:cs="Times New Roman" w:ascii="Times New Roman" w:hAnsi="Times New Roman"/>
          <w:sz w:val="28"/>
          <w:szCs w:val="28"/>
        </w:rPr>
        <w:t xml:space="preserve">ной резки и именно к таким материалам присваивается класс блок. </w:t>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Normal"/>
        <w:spacing w:lineRule="auto" w:line="276"/>
        <w:ind w:right="0" w:hanging="0"/>
        <w:jc w:val="both"/>
        <w:rPr>
          <w:rFonts w:ascii="Times New Roman" w:hAnsi="Times New Roman" w:cs="Times New Roman"/>
          <w:sz w:val="28"/>
          <w:szCs w:val="28"/>
        </w:rPr>
      </w:pPr>
      <w:r>
        <w:rPr>
          <w:rFonts w:cs="Times New Roman" w:ascii="Times New Roman" w:hAnsi="Times New Roman"/>
          <w:sz w:val="28"/>
          <w:szCs w:val="28"/>
        </w:rPr>
        <w:t>3.1.5. Модуль контроля выдачи готовой продукции</w:t>
      </w:r>
    </w:p>
    <w:p>
      <w:pPr>
        <w:pStyle w:val="Normal"/>
        <w:spacing w:lineRule="auto" w:line="276"/>
        <w:ind w:right="0" w:hanging="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76"/>
        <w:ind w:right="0" w:hanging="0"/>
        <w:jc w:val="both"/>
        <w:rPr>
          <w:rFonts w:ascii="Times New Roman" w:hAnsi="Times New Roman" w:cs="Times New Roman"/>
          <w:sz w:val="28"/>
          <w:szCs w:val="28"/>
        </w:rPr>
      </w:pPr>
      <w:r>
        <w:rPr>
          <w:rFonts w:cs="Times New Roman" w:ascii="Times New Roman" w:hAnsi="Times New Roman"/>
          <w:sz w:val="28"/>
          <w:szCs w:val="28"/>
        </w:rPr>
        <w:t xml:space="preserve">Модуль должен обеспечить учет готовой продукции на складе. Программа должна отображать актуальную информацию о складских запасах с учетом отгрузок и поступлений. Необходимы решения позволяющие производить корректировку значений склада. Основными единицами для учета являются м3 и шт. Отображение информации о складских запасах должно быть в м3. </w:t>
      </w:r>
    </w:p>
    <w:p>
      <w:pPr>
        <w:pStyle w:val="Normal"/>
        <w:spacing w:lineRule="auto" w:line="276"/>
        <w:ind w:right="0" w:hanging="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76"/>
        <w:ind w:right="0" w:hanging="0"/>
        <w:jc w:val="both"/>
        <w:rPr>
          <w:rFonts w:ascii="Times New Roman" w:hAnsi="Times New Roman" w:cs="Times New Roman"/>
          <w:sz w:val="28"/>
          <w:szCs w:val="28"/>
        </w:rPr>
      </w:pPr>
      <w:r>
        <w:rPr>
          <w:rFonts w:cs="Times New Roman" w:ascii="Times New Roman" w:hAnsi="Times New Roman"/>
          <w:sz w:val="28"/>
          <w:szCs w:val="28"/>
        </w:rPr>
        <w:t>3.1.6 Модуль расчета оплаты труда</w:t>
      </w:r>
    </w:p>
    <w:p>
      <w:pPr>
        <w:pStyle w:val="Normal"/>
        <w:spacing w:lineRule="auto" w:line="276"/>
        <w:ind w:right="0" w:hanging="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76"/>
        <w:ind w:right="0" w:hanging="0"/>
        <w:jc w:val="both"/>
        <w:rPr>
          <w:rFonts w:ascii="Times New Roman" w:hAnsi="Times New Roman" w:cs="Times New Roman"/>
          <w:sz w:val="28"/>
          <w:szCs w:val="28"/>
        </w:rPr>
      </w:pPr>
      <w:ins w:id="24" w:author="User" w:date="2019-08-19T14:27:00Z">
        <w:r>
          <w:rPr>
            <w:rFonts w:cs="Times New Roman" w:ascii="Times New Roman" w:hAnsi="Times New Roman"/>
            <w:sz w:val="28"/>
            <w:szCs w:val="28"/>
          </w:rPr>
          <w:t xml:space="preserve">Данный </w:t>
        </w:r>
      </w:ins>
      <w:r>
        <w:rPr>
          <w:rFonts w:cs="Times New Roman" w:ascii="Times New Roman" w:hAnsi="Times New Roman"/>
          <w:sz w:val="28"/>
          <w:szCs w:val="28"/>
        </w:rPr>
        <w:t>модуль должен вбирать в себя функционал позволяющий фиксировать выработку работников как автоматически, так и при ручном вводе информации. При работе начальники производства должен составлять сменно суточное задание и добавлять отметки о выполнении дополнительных работ. Необходимо реализовать расчет по ставкам за выработку с учетом разряда сотрудника.</w:t>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Normal"/>
        <w:spacing w:lineRule="auto" w:line="276"/>
        <w:ind w:right="0" w:hanging="0"/>
        <w:jc w:val="both"/>
        <w:rPr>
          <w:rFonts w:ascii="Times New Roman" w:hAnsi="Times New Roman" w:cs="Times New Roman"/>
          <w:sz w:val="28"/>
          <w:szCs w:val="28"/>
        </w:rPr>
      </w:pPr>
      <w:r>
        <w:rPr>
          <w:rFonts w:cs="Times New Roman" w:ascii="Times New Roman" w:hAnsi="Times New Roman"/>
          <w:sz w:val="28"/>
          <w:szCs w:val="28"/>
        </w:rPr>
        <w:t>3.1.7 Справочник системы</w:t>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tbl>
      <w:tblPr>
        <w:tblStyle w:val="a7"/>
        <w:tblW w:w="9638" w:type="dxa"/>
        <w:jc w:val="left"/>
        <w:tblInd w:w="-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noVBand="1" w:val="0600" w:noHBand="1" w:lastColumn="0" w:firstColumn="0" w:lastRow="0" w:firstRow="0"/>
      </w:tblPr>
      <w:tblGrid>
        <w:gridCol w:w="3212"/>
        <w:gridCol w:w="3213"/>
        <w:gridCol w:w="3213"/>
      </w:tblGrid>
      <w:tr>
        <w:trPr/>
        <w:tc>
          <w:tcPr>
            <w:tcW w:w="321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Наименование справочника</w:t>
            </w:r>
          </w:p>
        </w:tc>
        <w:tc>
          <w:tcPr>
            <w:tcW w:w="32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Характеристики объектов</w:t>
            </w:r>
          </w:p>
        </w:tc>
        <w:tc>
          <w:tcPr>
            <w:tcW w:w="32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Пример</w:t>
            </w:r>
          </w:p>
        </w:tc>
      </w:tr>
      <w:tr>
        <w:trPr/>
        <w:tc>
          <w:tcPr>
            <w:tcW w:w="321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Производство</w:t>
            </w:r>
          </w:p>
        </w:tc>
        <w:tc>
          <w:tcPr>
            <w:tcW w:w="32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Наименование</w:t>
            </w:r>
          </w:p>
        </w:tc>
        <w:tc>
          <w:tcPr>
            <w:tcW w:w="32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ППС-Т, ППС-С, ЭПС</w:t>
            </w:r>
          </w:p>
        </w:tc>
      </w:tr>
      <w:tr>
        <w:trPr/>
        <w:tc>
          <w:tcPr>
            <w:tcW w:w="321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Работники</w:t>
            </w:r>
          </w:p>
        </w:tc>
        <w:tc>
          <w:tcPr>
            <w:tcW w:w="32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ФИО, должность, разряд, производство (несколько), данные учетное записи, фото, дополнительная инф</w:t>
            </w:r>
          </w:p>
        </w:tc>
        <w:tc>
          <w:tcPr>
            <w:tcW w:w="32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Хохлов С. Е- Формовщик-, 4 разряд, ППС-Т,ЭПС, </w:t>
            </w:r>
            <w:r>
              <w:rPr>
                <w:rFonts w:eastAsia="Play" w:cs="Times New Roman" w:ascii="Times New Roman" w:hAnsi="Times New Roman"/>
                <w:sz w:val="28"/>
                <w:szCs w:val="28"/>
                <w:lang w:val="en-US"/>
              </w:rPr>
              <w:t>Hohlov</w:t>
            </w:r>
            <w:r>
              <w:rPr>
                <w:rFonts w:eastAsia="Play" w:cs="Times New Roman" w:ascii="Times New Roman" w:hAnsi="Times New Roman"/>
                <w:sz w:val="28"/>
                <w:szCs w:val="28"/>
              </w:rPr>
              <w:t xml:space="preserve"> </w:t>
            </w:r>
            <w:r>
              <w:rPr>
                <w:rFonts w:eastAsia="Play" w:cs="Times New Roman" w:ascii="Times New Roman" w:hAnsi="Times New Roman"/>
                <w:sz w:val="28"/>
                <w:szCs w:val="28"/>
                <w:lang w:val="en-US"/>
              </w:rPr>
              <w:t>S</w:t>
            </w:r>
            <w:r>
              <w:rPr>
                <w:rFonts w:eastAsia="Play" w:cs="Times New Roman" w:ascii="Times New Roman" w:hAnsi="Times New Roman"/>
                <w:sz w:val="28"/>
                <w:szCs w:val="28"/>
              </w:rPr>
              <w:t xml:space="preserve">. </w:t>
            </w:r>
          </w:p>
        </w:tc>
      </w:tr>
      <w:tr>
        <w:trPr/>
        <w:tc>
          <w:tcPr>
            <w:tcW w:w="321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Должности</w:t>
            </w:r>
          </w:p>
        </w:tc>
        <w:tc>
          <w:tcPr>
            <w:tcW w:w="32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Наименование </w:t>
            </w:r>
          </w:p>
        </w:tc>
        <w:tc>
          <w:tcPr>
            <w:tcW w:w="32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Формовщик, Резчик...</w:t>
            </w:r>
          </w:p>
        </w:tc>
      </w:tr>
      <w:tr>
        <w:trPr/>
        <w:tc>
          <w:tcPr>
            <w:tcW w:w="321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Сырье</w:t>
            </w:r>
          </w:p>
        </w:tc>
        <w:tc>
          <w:tcPr>
            <w:tcW w:w="32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Название, вес мешка(кг) </w:t>
            </w:r>
          </w:p>
        </w:tc>
        <w:tc>
          <w:tcPr>
            <w:tcW w:w="32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SE301-840кг</w:t>
            </w:r>
          </w:p>
        </w:tc>
      </w:tr>
      <w:tr>
        <w:trPr/>
        <w:tc>
          <w:tcPr>
            <w:tcW w:w="321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Бункер</w:t>
            </w:r>
          </w:p>
        </w:tc>
        <w:tc>
          <w:tcPr>
            <w:tcW w:w="32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Название, объем(м3),производство</w:t>
            </w:r>
          </w:p>
        </w:tc>
        <w:tc>
          <w:tcPr>
            <w:tcW w:w="32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Бункер №1-57м3-Тюмень</w:t>
            </w:r>
          </w:p>
        </w:tc>
      </w:tr>
      <w:tr>
        <w:trPr/>
        <w:tc>
          <w:tcPr>
            <w:tcW w:w="321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Оборудование</w:t>
            </w:r>
          </w:p>
        </w:tc>
        <w:tc>
          <w:tcPr>
            <w:tcW w:w="32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Название, Вид работ, производство, условное обозначение планшета/компьютера, Рабочие окна**, период простоя оборудования</w:t>
            </w:r>
          </w:p>
        </w:tc>
        <w:tc>
          <w:tcPr>
            <w:tcW w:w="32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SPJ140-Вспенка, ППС-Т</w:t>
            </w:r>
          </w:p>
          <w:p>
            <w:pPr>
              <w:pStyle w:val="Normal"/>
              <w:widowControl w:val="false"/>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  50минут</w:t>
            </w:r>
          </w:p>
        </w:tc>
      </w:tr>
      <w:tr>
        <w:trPr/>
        <w:tc>
          <w:tcPr>
            <w:tcW w:w="321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Виды продукции</w:t>
            </w:r>
          </w:p>
        </w:tc>
        <w:tc>
          <w:tcPr>
            <w:tcW w:w="32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Название</w:t>
            </w:r>
          </w:p>
        </w:tc>
        <w:tc>
          <w:tcPr>
            <w:tcW w:w="32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Пенопласт, Пеноформ, Фигурная резка, крошка</w:t>
            </w:r>
          </w:p>
        </w:tc>
      </w:tr>
      <w:tr>
        <w:trPr/>
        <w:tc>
          <w:tcPr>
            <w:tcW w:w="321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Единицы измерения</w:t>
            </w:r>
          </w:p>
        </w:tc>
        <w:tc>
          <w:tcPr>
            <w:tcW w:w="32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Наименование</w:t>
            </w:r>
          </w:p>
        </w:tc>
        <w:tc>
          <w:tcPr>
            <w:tcW w:w="32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м3, кг, </w:t>
            </w:r>
          </w:p>
        </w:tc>
      </w:tr>
      <w:tr>
        <w:trPr/>
        <w:tc>
          <w:tcPr>
            <w:tcW w:w="321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Продукция</w:t>
            </w:r>
          </w:p>
        </w:tc>
        <w:tc>
          <w:tcPr>
            <w:tcW w:w="32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Наименование, вид продукции, Диапазон плотности для блока</w:t>
            </w:r>
          </w:p>
        </w:tc>
        <w:tc>
          <w:tcPr>
            <w:tcW w:w="32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ППС 12, Пенопласт, 10,5-11,5кг</w:t>
            </w:r>
          </w:p>
        </w:tc>
      </w:tr>
      <w:tr>
        <w:trPr/>
        <w:tc>
          <w:tcPr>
            <w:tcW w:w="321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Виды блоков</w:t>
            </w:r>
          </w:p>
        </w:tc>
        <w:tc>
          <w:tcPr>
            <w:tcW w:w="32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Наименование</w:t>
            </w:r>
          </w:p>
        </w:tc>
        <w:tc>
          <w:tcPr>
            <w:tcW w:w="32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2м, 6м, ПФ30, ПФ50, ПФ100мм, ЭПС50, ЭПС100</w:t>
            </w:r>
          </w:p>
        </w:tc>
      </w:tr>
      <w:tr>
        <w:trPr/>
        <w:tc>
          <w:tcPr>
            <w:tcW w:w="321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Категория резки</w:t>
            </w:r>
          </w:p>
        </w:tc>
        <w:tc>
          <w:tcPr>
            <w:tcW w:w="32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Наименование, ставка (за м3)</w:t>
            </w:r>
          </w:p>
        </w:tc>
        <w:tc>
          <w:tcPr>
            <w:tcW w:w="32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5 кат. резки</w:t>
            </w:r>
          </w:p>
        </w:tc>
      </w:tr>
      <w:tr>
        <w:trPr/>
        <w:tc>
          <w:tcPr>
            <w:tcW w:w="321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Способ ввода (для данных по ЗП)</w:t>
            </w:r>
          </w:p>
        </w:tc>
        <w:tc>
          <w:tcPr>
            <w:tcW w:w="32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Наименование</w:t>
            </w:r>
          </w:p>
        </w:tc>
        <w:tc>
          <w:tcPr>
            <w:tcW w:w="32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Ввод через ЦРМ, Смешанный ввод,</w:t>
            </w:r>
            <w:r>
              <w:rPr>
                <w:rFonts w:cs="Times New Roman" w:ascii="Times New Roman" w:hAnsi="Times New Roman"/>
                <w:sz w:val="28"/>
                <w:szCs w:val="28"/>
              </w:rPr>
              <w:t xml:space="preserve"> </w:t>
            </w:r>
            <w:r>
              <w:rPr>
                <w:rFonts w:eastAsia="Play" w:cs="Times New Roman" w:ascii="Times New Roman" w:hAnsi="Times New Roman"/>
                <w:sz w:val="28"/>
                <w:szCs w:val="28"/>
              </w:rPr>
              <w:t>Ручной ввод</w:t>
            </w:r>
          </w:p>
        </w:tc>
      </w:tr>
      <w:tr>
        <w:trPr/>
        <w:tc>
          <w:tcPr>
            <w:tcW w:w="321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Наименование работ</w:t>
            </w:r>
          </w:p>
        </w:tc>
        <w:tc>
          <w:tcPr>
            <w:tcW w:w="32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Наименование</w:t>
            </w:r>
          </w:p>
        </w:tc>
        <w:tc>
          <w:tcPr>
            <w:tcW w:w="32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2м-ППС08,</w:t>
            </w:r>
            <w:r>
              <w:rPr>
                <w:rFonts w:cs="Times New Roman" w:ascii="Times New Roman" w:hAnsi="Times New Roman"/>
                <w:sz w:val="28"/>
                <w:szCs w:val="28"/>
              </w:rPr>
              <w:t xml:space="preserve"> </w:t>
            </w:r>
            <w:r>
              <w:rPr>
                <w:rFonts w:eastAsia="Play" w:cs="Times New Roman" w:ascii="Times New Roman" w:hAnsi="Times New Roman"/>
                <w:sz w:val="28"/>
                <w:szCs w:val="28"/>
              </w:rPr>
              <w:t>6м-ППС16</w:t>
            </w:r>
          </w:p>
        </w:tc>
      </w:tr>
      <w:tr>
        <w:trPr/>
        <w:tc>
          <w:tcPr>
            <w:tcW w:w="321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Виды работ</w:t>
            </w:r>
          </w:p>
        </w:tc>
        <w:tc>
          <w:tcPr>
            <w:tcW w:w="32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Наименование</w:t>
            </w:r>
          </w:p>
        </w:tc>
        <w:tc>
          <w:tcPr>
            <w:tcW w:w="32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Резка, упаковка</w:t>
            </w:r>
          </w:p>
        </w:tc>
      </w:tr>
      <w:tr>
        <w:trPr/>
        <w:tc>
          <w:tcPr>
            <w:tcW w:w="321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Ставки</w:t>
            </w:r>
          </w:p>
        </w:tc>
        <w:tc>
          <w:tcPr>
            <w:tcW w:w="32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Производство, вид работ, наименование работ, ед. изм, способ ввода, Ставка общая, по разрядам***</w:t>
            </w:r>
          </w:p>
        </w:tc>
        <w:tc>
          <w:tcPr>
            <w:tcW w:w="32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ППС-Т, вспенка, 101</w:t>
            </w:r>
            <w:r>
              <w:rPr>
                <w:rFonts w:eastAsia="Play" w:cs="Times New Roman" w:ascii="Times New Roman" w:hAnsi="Times New Roman"/>
                <w:sz w:val="28"/>
                <w:szCs w:val="28"/>
                <w:lang w:val="en-US"/>
              </w:rPr>
              <w:t>SE</w:t>
            </w:r>
            <w:r>
              <w:rPr>
                <w:rFonts w:eastAsia="Play" w:cs="Times New Roman" w:ascii="Times New Roman" w:hAnsi="Times New Roman"/>
                <w:sz w:val="28"/>
                <w:szCs w:val="28"/>
              </w:rPr>
              <w:t>, кг, Ввод через црм, 0,47р, 0,80р(для разряда 6)</w:t>
            </w:r>
          </w:p>
        </w:tc>
      </w:tr>
      <w:tr>
        <w:trPr/>
        <w:tc>
          <w:tcPr>
            <w:tcW w:w="321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Категория пользователя</w:t>
            </w:r>
          </w:p>
        </w:tc>
        <w:tc>
          <w:tcPr>
            <w:tcW w:w="32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Наименование</w:t>
            </w:r>
          </w:p>
        </w:tc>
        <w:tc>
          <w:tcPr>
            <w:tcW w:w="32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Рабочий, нач производства, Адм</w:t>
            </w:r>
          </w:p>
        </w:tc>
      </w:tr>
      <w:tr>
        <w:trPr/>
        <w:tc>
          <w:tcPr>
            <w:tcW w:w="321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Категория блоков</w:t>
            </w:r>
          </w:p>
        </w:tc>
        <w:tc>
          <w:tcPr>
            <w:tcW w:w="32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Наименование</w:t>
            </w:r>
          </w:p>
        </w:tc>
        <w:tc>
          <w:tcPr>
            <w:tcW w:w="32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Переходный, обычный*</w:t>
            </w:r>
          </w:p>
        </w:tc>
      </w:tr>
      <w:tr>
        <w:trPr/>
        <w:tc>
          <w:tcPr>
            <w:tcW w:w="321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Планшеты/компьютеры</w:t>
            </w:r>
          </w:p>
        </w:tc>
        <w:tc>
          <w:tcPr>
            <w:tcW w:w="32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Наименование</w:t>
            </w:r>
          </w:p>
        </w:tc>
        <w:tc>
          <w:tcPr>
            <w:tcW w:w="32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Планшет вспенка 140</w:t>
            </w:r>
          </w:p>
        </w:tc>
      </w:tr>
      <w:tr>
        <w:trPr/>
        <w:tc>
          <w:tcPr>
            <w:tcW w:w="321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Номенклатура на склад</w:t>
            </w:r>
          </w:p>
        </w:tc>
        <w:tc>
          <w:tcPr>
            <w:tcW w:w="32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продукция, размеры</w:t>
            </w:r>
          </w:p>
        </w:tc>
        <w:tc>
          <w:tcPr>
            <w:tcW w:w="32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ППС08 2000х1000х50</w:t>
            </w:r>
          </w:p>
        </w:tc>
      </w:tr>
    </w:tbl>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NoSpacing"/>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3.1.8. Приоритет разработки модулей</w:t>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Разработка модуля учета сырья в секторе предвспенивания. Программирование модуля, подготовка интерфейса для рабочих, монтаж приборной панели (переносного планшета) с защитой от внешних воздействий, интеграция с установленным оборудованием, дистанционная передача данных в текущем режиме на панель аналитики. </w:t>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Разработка модуля контроля вспененных блоков в секторе выдержки. Программирование модуля, подготовка интерфейса для рабочих, дистанционная передача данных в текущем режиме на панель аналитики. </w:t>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Интеграция разработанных модулей с текущим ПО по возможности в том числе секторе обвеса.</w:t>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Разработка системы учета готовых маркированных штрих-кодом блоков на складе до резки,  дистанционная передача данных в текущем режиме на панель аналитики. </w:t>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Разработка системы учета готовой продукции после резки. Программирование модуля, подготовка интерфейса для рабочих, монтаж приборной панели, интеграция с 1С. </w:t>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Разработка программы учета рабочего времени и эффективности производства. Интеграция с 1С, формирование отчетных документов, табелей учета рабочего времени. Формирование расчетных листков (опционально). </w:t>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2"/>
        <w:spacing w:lineRule="auto" w:line="276"/>
        <w:ind w:right="0" w:hanging="0"/>
        <w:jc w:val="both"/>
        <w:rPr>
          <w:rFonts w:ascii="Times New Roman" w:hAnsi="Times New Roman" w:cs="Times New Roman"/>
          <w:b w:val="false"/>
          <w:b w:val="false"/>
          <w:sz w:val="28"/>
          <w:szCs w:val="28"/>
        </w:rPr>
      </w:pPr>
      <w:bookmarkStart w:id="17" w:name="_Toc15287948"/>
      <w:r>
        <w:rPr>
          <w:rFonts w:cs="Times New Roman" w:ascii="Times New Roman" w:hAnsi="Times New Roman"/>
          <w:b w:val="false"/>
          <w:sz w:val="28"/>
          <w:szCs w:val="28"/>
        </w:rPr>
        <w:t>3.2. Требования к надежности</w:t>
      </w:r>
      <w:bookmarkEnd w:id="17"/>
      <w:r>
        <w:rPr>
          <w:rFonts w:cs="Times New Roman" w:ascii="Times New Roman" w:hAnsi="Times New Roman"/>
          <w:b w:val="false"/>
          <w:sz w:val="28"/>
          <w:szCs w:val="28"/>
        </w:rPr>
        <w:t xml:space="preserve"> </w:t>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Система должна обеспечивать возможность работы в отказоустойчивой конфигурации программно-аппаратных средств. Критически важные элементы системы должны быть разработаны таким образом, чтобы отказ одной из них не приводил к </w:t>
      </w:r>
      <w:del w:id="25" w:author="User" w:date="2019-08-19T14:27:00Z">
        <w:r>
          <w:rPr>
            <w:rFonts w:eastAsia="Play" w:cs="Times New Roman" w:ascii="Times New Roman" w:hAnsi="Times New Roman"/>
            <w:sz w:val="28"/>
            <w:szCs w:val="28"/>
          </w:rPr>
          <w:delText xml:space="preserve">неработоспособность </w:delText>
        </w:r>
      </w:del>
      <w:ins w:id="26" w:author="User" w:date="2019-08-19T14:27:00Z">
        <w:r>
          <w:rPr>
            <w:rFonts w:eastAsia="Play" w:cs="Times New Roman" w:ascii="Times New Roman" w:hAnsi="Times New Roman"/>
            <w:sz w:val="28"/>
            <w:szCs w:val="28"/>
          </w:rPr>
          <w:t xml:space="preserve">неработоспособности </w:t>
        </w:r>
      </w:ins>
      <w:r>
        <w:rPr>
          <w:rFonts w:eastAsia="Play" w:cs="Times New Roman" w:ascii="Times New Roman" w:hAnsi="Times New Roman"/>
          <w:sz w:val="28"/>
          <w:szCs w:val="28"/>
        </w:rPr>
        <w:t xml:space="preserve">системы в целом. Ядро системы должно обеспечивать возможность установления причин сбоя и возможность восстановления системы в кратчайшие сроки. </w:t>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2"/>
        <w:spacing w:lineRule="auto" w:line="276"/>
        <w:ind w:right="0" w:hanging="0"/>
        <w:jc w:val="both"/>
        <w:rPr>
          <w:rFonts w:ascii="Times New Roman" w:hAnsi="Times New Roman" w:cs="Times New Roman"/>
          <w:b w:val="false"/>
          <w:b w:val="false"/>
          <w:sz w:val="28"/>
          <w:szCs w:val="28"/>
        </w:rPr>
      </w:pPr>
      <w:bookmarkStart w:id="18" w:name="_Toc15287949"/>
      <w:r>
        <w:rPr>
          <w:rFonts w:cs="Times New Roman" w:ascii="Times New Roman" w:hAnsi="Times New Roman"/>
          <w:b w:val="false"/>
          <w:sz w:val="28"/>
          <w:szCs w:val="28"/>
        </w:rPr>
        <w:t>3.3. Требования к производительности</w:t>
      </w:r>
      <w:bookmarkEnd w:id="18"/>
      <w:r>
        <w:rPr>
          <w:rFonts w:cs="Times New Roman" w:ascii="Times New Roman" w:hAnsi="Times New Roman"/>
          <w:b w:val="false"/>
          <w:sz w:val="28"/>
          <w:szCs w:val="28"/>
        </w:rPr>
        <w:t xml:space="preserve"> </w:t>
      </w:r>
    </w:p>
    <w:p>
      <w:pPr>
        <w:pStyle w:val="Normal"/>
        <w:spacing w:lineRule="auto" w:line="276"/>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В штатном режиме функционирования Система должна обеспечивать</w:t>
        <w:br/>
        <w:t>устойчивое функционирование в режиме 24 часа 7 дней в неделю. Время отклика в условиях отсутствия ограничений по каналам связи и программно-аппаратному комплексу должно составлять не более 10 секунд. Время отклика по некоторым сервисам может быть увеличено, если это целесообразно для обеспечения актуальности данных, обусловлено объективно большим объемом данных, сложными алгоритмами обработки или связано с взаимодействием с внешними</w:t>
      </w:r>
      <w:del w:id="27" w:author="User" w:date="2019-08-19T14:27:00Z">
        <w:r>
          <w:rPr>
            <w:rFonts w:eastAsia="Play" w:cs="Times New Roman" w:ascii="Times New Roman" w:hAnsi="Times New Roman"/>
            <w:sz w:val="28"/>
            <w:szCs w:val="28"/>
          </w:rPr>
          <w:br/>
        </w:r>
      </w:del>
      <w:ins w:id="28" w:author="User" w:date="2019-08-19T14:27:00Z">
        <w:r>
          <w:rPr>
            <w:rFonts w:eastAsia="Play" w:cs="Times New Roman" w:ascii="Times New Roman" w:hAnsi="Times New Roman"/>
            <w:sz w:val="28"/>
            <w:szCs w:val="28"/>
          </w:rPr>
          <w:t xml:space="preserve"> </w:t>
        </w:r>
      </w:ins>
      <w:r>
        <w:rPr>
          <w:rFonts w:eastAsia="Play" w:cs="Times New Roman" w:ascii="Times New Roman" w:hAnsi="Times New Roman"/>
          <w:sz w:val="28"/>
          <w:szCs w:val="28"/>
        </w:rPr>
        <w:t>системами.</w:t>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2"/>
        <w:spacing w:lineRule="auto" w:line="276"/>
        <w:ind w:right="0" w:hanging="0"/>
        <w:jc w:val="both"/>
        <w:rPr>
          <w:rFonts w:ascii="Times New Roman" w:hAnsi="Times New Roman" w:cs="Times New Roman"/>
          <w:b w:val="false"/>
          <w:b w:val="false"/>
          <w:sz w:val="28"/>
          <w:szCs w:val="28"/>
        </w:rPr>
      </w:pPr>
      <w:bookmarkStart w:id="19" w:name="_Toc15287950"/>
      <w:r>
        <w:rPr>
          <w:rFonts w:cs="Times New Roman" w:ascii="Times New Roman" w:hAnsi="Times New Roman"/>
          <w:b w:val="false"/>
          <w:sz w:val="28"/>
          <w:szCs w:val="28"/>
        </w:rPr>
        <w:t>3.4. Требования к валидации и сохранности данных</w:t>
      </w:r>
      <w:bookmarkEnd w:id="19"/>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Система должна обеспечивать корректную обработку ситуаций, вызванных неверным форматом или недопустимыми значениями входных данных (форматно-логический контроль). В указанных случаях Система должна выдавать пользователю соответствующие сообщения, после чего возвращаться в рабочее состояние, предшествовавшее неверной (недопустимой) команде или некорректному вводу данных. Обеспечение целостности и сохранности данных и обработка нестандартных ситуаций в ходе работы программы (таких как ввод неправильных данных, удаление используемой записи и т.д.) должно обеспечиваться на нескольких архитектурных уровнях, включая пользовательские и программные интерфейсы;  модули системы;  АСК ППС должна позволять выполнять процедуры как полного резервного копирования и/или копирования изменений (нарастающим итогом), а также процедуры восстановления функционирования и данных. </w:t>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2"/>
        <w:spacing w:lineRule="auto" w:line="276"/>
        <w:ind w:right="0" w:hanging="0"/>
        <w:jc w:val="both"/>
        <w:rPr>
          <w:rFonts w:ascii="Times New Roman" w:hAnsi="Times New Roman" w:cs="Times New Roman"/>
          <w:b w:val="false"/>
          <w:b w:val="false"/>
          <w:sz w:val="28"/>
          <w:szCs w:val="28"/>
        </w:rPr>
      </w:pPr>
      <w:bookmarkStart w:id="20" w:name="_Toc15287951"/>
      <w:r>
        <w:rPr>
          <w:rFonts w:cs="Times New Roman" w:ascii="Times New Roman" w:hAnsi="Times New Roman"/>
          <w:b w:val="false"/>
          <w:sz w:val="28"/>
          <w:szCs w:val="28"/>
        </w:rPr>
        <w:t>3.5. Требования к графическому представлению</w:t>
      </w:r>
      <w:bookmarkEnd w:id="20"/>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Взаимодействие пользователей с программным обеспечением должно осуществляться посредством визуального графического интерфейса. Интерфейс не должен быть перегружен графическими элементами. Для непосредственных работников в производстве - интерфейс должен быть максимально простым и интуитивно понятным. Ввод-вывод данных, прием управляющих команд и отображение результатов их исполнения должны выполняться в интерактивном режиме. Все надписи экранных форм, а также сообщения, выдаваемые пользователю (кроме системных сообщений) должны быть на русском языке. Система должна  обеспечивать корректную обработку аварийных ситуаций, вызванных неверными действиями пользователей, неверным форматом или недопустимыми значениями входных данных. В указанных случаях пользователю должно выдавать соответствующие сообщения, после чего возвращаться в рабочее состояние, предшествовавшее неверной (недопустимой) команде или некорректному вводу данных. Экранные формы должны проектироваться с учетом требований унификации:  экранные формы должны быть выполнены в едином графическом дизайне, с одинаковым расположением основных элементов управления и навигации;  для обозначения сходных операций должны использоваться сходные графические значки, кнопки и другие управляющие (навигационные) элементы. Термины, используемые для обозначения типовых операций, а также последовательности действий пользователя при их выполнении, должны быть унифицированы; должны быть предусмотрены всплывающие подсказки с информацией о выполняемых функциях. Перечень элементов для которых требуются всплывающие подсказки и их содержимое должно быть определено на этапе технического проектирования;  внешнее поведение сходных элементов интерфейса должны реализовываться одинаково для однотипных элементов.</w:t>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Фирменные цвета ПолимерПласт:</w:t>
      </w:r>
    </w:p>
    <w:p>
      <w:pPr>
        <w:pStyle w:val="Normal"/>
        <w:spacing w:lineRule="auto" w:line="276"/>
        <w:ind w:right="0" w:hanging="0"/>
        <w:jc w:val="both"/>
        <w:rPr>
          <w:rFonts w:ascii="Times New Roman" w:hAnsi="Times New Roman" w:eastAsia="Play" w:cs="Times New Roman"/>
          <w:sz w:val="28"/>
          <w:szCs w:val="28"/>
        </w:rPr>
      </w:pPr>
      <w:r>
        <w:rPr/>
        <w:drawing>
          <wp:inline distT="0" distB="0" distL="0" distR="0">
            <wp:extent cx="6122670" cy="1803400"/>
            <wp:effectExtent l="0" t="0" r="0" b="0"/>
            <wp:docPr id="8"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8.png" descr=""/>
                    <pic:cNvPicPr>
                      <a:picLocks noChangeAspect="1" noChangeArrowheads="1"/>
                    </pic:cNvPicPr>
                  </pic:nvPicPr>
                  <pic:blipFill>
                    <a:blip r:embed="rId9"/>
                    <a:stretch>
                      <a:fillRect/>
                    </a:stretch>
                  </pic:blipFill>
                  <pic:spPr bwMode="auto">
                    <a:xfrm>
                      <a:off x="0" y="0"/>
                      <a:ext cx="6122670" cy="1803400"/>
                    </a:xfrm>
                    <a:prstGeom prst="rect">
                      <a:avLst/>
                    </a:prstGeom>
                  </pic:spPr>
                </pic:pic>
              </a:graphicData>
            </a:graphic>
          </wp:inline>
        </w:drawing>
      </w:r>
    </w:p>
    <w:p>
      <w:pPr>
        <w:pStyle w:val="2"/>
        <w:spacing w:lineRule="auto" w:line="276"/>
        <w:ind w:right="0" w:hanging="0"/>
        <w:jc w:val="both"/>
        <w:rPr>
          <w:rFonts w:ascii="Times New Roman" w:hAnsi="Times New Roman" w:cs="Times New Roman"/>
          <w:b w:val="false"/>
          <w:b w:val="false"/>
          <w:sz w:val="28"/>
          <w:szCs w:val="28"/>
        </w:rPr>
      </w:pPr>
      <w:bookmarkStart w:id="21" w:name="_Toc15287952"/>
      <w:r>
        <w:rPr>
          <w:rFonts w:cs="Times New Roman" w:ascii="Times New Roman" w:hAnsi="Times New Roman"/>
          <w:b w:val="false"/>
          <w:sz w:val="28"/>
          <w:szCs w:val="28"/>
        </w:rPr>
        <w:t>3.6. Развитие и модернизация Системы</w:t>
      </w:r>
      <w:bookmarkEnd w:id="21"/>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Система должна представлять расширяемое и модифицируемое решение, которое возможно поддерживать в актуальном состоянии за счет включения в состав Системы новых устройств, изменения настроек программного обеспечения Системы и получения новых версий программного обеспечения от разработчиков. При разработке Системы должны быть предусмотрены возможности модернизации при минимальных временных и финансовых затратах по расширению прикладных функций. Модернизация Системы Исполнителем должна осуществляться в рамках дополнительных соглашений или договоров. Принятие решения о разработке какого-то модуля в рамках архитектуры Системы должно быть обосновано либо отсутствием на рынке соответствующего проверенного промышленного решения, либо несоответствием имеющихся решений целям проекта. </w:t>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2"/>
        <w:spacing w:lineRule="auto" w:line="276"/>
        <w:ind w:right="0" w:hanging="0"/>
        <w:jc w:val="both"/>
        <w:rPr>
          <w:rFonts w:ascii="Times New Roman" w:hAnsi="Times New Roman" w:cs="Times New Roman"/>
          <w:b w:val="false"/>
          <w:b w:val="false"/>
          <w:sz w:val="28"/>
          <w:szCs w:val="28"/>
        </w:rPr>
      </w:pPr>
      <w:bookmarkStart w:id="22" w:name="_Toc15287953"/>
      <w:r>
        <w:rPr>
          <w:rFonts w:cs="Times New Roman" w:ascii="Times New Roman" w:hAnsi="Times New Roman"/>
          <w:b w:val="false"/>
          <w:sz w:val="28"/>
          <w:szCs w:val="28"/>
        </w:rPr>
        <w:t>3.7. Требования к защите информации</w:t>
      </w:r>
      <w:bookmarkEnd w:id="22"/>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Normal"/>
        <w:spacing w:lineRule="auto" w:line="276"/>
        <w:ind w:right="0" w:hanging="0"/>
        <w:jc w:val="both"/>
        <w:rPr>
          <w:rFonts w:ascii="Times New Roman" w:hAnsi="Times New Roman" w:eastAsia="Play" w:cs="Times New Roman"/>
          <w:ins w:id="30" w:author="User" w:date="2019-08-19T14:28:00Z"/>
          <w:sz w:val="28"/>
          <w:szCs w:val="28"/>
        </w:rPr>
      </w:pPr>
      <w:r>
        <w:rPr>
          <w:rFonts w:eastAsia="Play" w:cs="Times New Roman" w:ascii="Times New Roman" w:hAnsi="Times New Roman"/>
          <w:sz w:val="28"/>
          <w:szCs w:val="28"/>
        </w:rPr>
        <w:t>Каждый субъект доступа Системы должен иметь уникальный идентификатор в системе. Каждый субъект доступа Системы должен использовать аутентификационную информацию при каждом сеансе работы. Ни один субъект доступа Системы не должен иметь возможности осуществлять доступ в обход подсистемы обеспечения безопасности (аутентификация пользователя на системном уровне осуществляется средствами ОС и СУБД).</w:t>
        <w:br/>
        <w:t>Данная подсистема должна предусматривать:</w:t>
        <w:br/>
        <w:t>идентификацию и аутентификацию всех субъектов доступа;</w:t>
        <w:br/>
        <w:t>использование сквозной аутентификации, т.е. в журнальных файлах СУБД должны регистрироваться учетные данные реальных пользователей. Встраивание аутентификационной информации в АС или ее элементы запрещается. Взаимодействие элементов сервера приложений и сервера БД должно происходить посредством программно-аппаратных решений, не имеющих физического подключения к общедоступным коммуникационным каналам. Все данные передаваемые и получаемые в процессе работы через интерфейс пользователя автоматически должны шифроваться без дополнительных программных или аппаратных средств Безопасность финансовых транзакций должна обеспечиваться за счет использования модулей HSM или их аналогов</w:t>
      </w:r>
      <w:del w:id="29" w:author="User" w:date="2019-08-19T14:28:00Z">
        <w:r>
          <w:rPr>
            <w:rFonts w:eastAsia="Play" w:cs="Times New Roman" w:ascii="Times New Roman" w:hAnsi="Times New Roman"/>
            <w:sz w:val="28"/>
            <w:szCs w:val="28"/>
          </w:rPr>
          <w:delText xml:space="preserve"> </w:delText>
        </w:r>
      </w:del>
      <w:r>
        <w:rPr>
          <w:rFonts w:eastAsia="Play" w:cs="Times New Roman" w:ascii="Times New Roman" w:hAnsi="Times New Roman"/>
          <w:sz w:val="28"/>
          <w:szCs w:val="28"/>
        </w:rPr>
        <w:t>.</w:t>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br/>
      </w:r>
    </w:p>
    <w:p>
      <w:pPr>
        <w:pStyle w:val="7"/>
        <w:spacing w:lineRule="auto" w:line="276"/>
        <w:rPr>
          <w:rFonts w:ascii="Times New Roman" w:hAnsi="Times New Roman" w:eastAsia="Play" w:cs="Times New Roman"/>
          <w:i w:val="false"/>
          <w:i w:val="false"/>
          <w:color w:val="auto"/>
          <w:sz w:val="28"/>
          <w:szCs w:val="28"/>
        </w:rPr>
      </w:pPr>
      <w:bookmarkStart w:id="23" w:name="_Toc15287954"/>
      <w:r>
        <w:rPr>
          <w:rFonts w:eastAsia="Play" w:cs="Times New Roman" w:ascii="Times New Roman" w:hAnsi="Times New Roman"/>
          <w:i w:val="false"/>
          <w:color w:val="auto"/>
          <w:sz w:val="28"/>
          <w:szCs w:val="28"/>
        </w:rPr>
        <w:t>3.8. Требования к патентной чистоте</w:t>
      </w:r>
      <w:bookmarkEnd w:id="23"/>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Проектные решения построения Системы должны отвечать требованиям по патентной чистоте согласно действующему законодательству и распорядительных документов, регламентирующих создание Системы. Настоящее ТЗ на создание Системы является объектом интеллектуальной собственности и защищается законодательством РФ, а также международными нормами авторского права. При создании Системы должны соблюдаться положения нормативных правовых актов Российской Федерации по соблюдению авторских прав.</w:t>
      </w:r>
    </w:p>
    <w:p>
      <w:pPr>
        <w:pStyle w:val="7"/>
        <w:spacing w:lineRule="auto" w:line="276"/>
        <w:rPr>
          <w:rFonts w:ascii="Times New Roman" w:hAnsi="Times New Roman" w:eastAsia="Play" w:cs="Times New Roman"/>
          <w:i w:val="false"/>
          <w:i w:val="false"/>
          <w:color w:val="auto"/>
          <w:sz w:val="28"/>
          <w:szCs w:val="28"/>
        </w:rPr>
      </w:pPr>
      <w:r>
        <w:rPr>
          <w:rFonts w:eastAsia="Play" w:cs="Times New Roman" w:ascii="Times New Roman" w:hAnsi="Times New Roman"/>
          <w:i w:val="false"/>
          <w:color w:val="auto"/>
          <w:sz w:val="28"/>
          <w:szCs w:val="28"/>
        </w:rPr>
      </w:r>
    </w:p>
    <w:p>
      <w:pPr>
        <w:pStyle w:val="7"/>
        <w:spacing w:lineRule="auto" w:line="276"/>
        <w:rPr>
          <w:rFonts w:ascii="Times New Roman" w:hAnsi="Times New Roman" w:eastAsia="Times New Roman" w:cs="Times New Roman"/>
          <w:i w:val="false"/>
          <w:i w:val="false"/>
          <w:color w:val="auto"/>
          <w:sz w:val="28"/>
          <w:szCs w:val="28"/>
        </w:rPr>
      </w:pPr>
      <w:bookmarkStart w:id="24" w:name="_Toc15287955"/>
      <w:r>
        <w:rPr>
          <w:rFonts w:eastAsia="Times New Roman" w:cs="Times New Roman" w:ascii="Times New Roman" w:hAnsi="Times New Roman"/>
          <w:i w:val="false"/>
          <w:color w:val="auto"/>
          <w:sz w:val="28"/>
          <w:szCs w:val="28"/>
        </w:rPr>
        <w:t>3.9 Взаимодействие с другими системами</w:t>
      </w:r>
      <w:bookmarkEnd w:id="24"/>
      <w:r>
        <w:rPr>
          <w:rFonts w:eastAsia="Times New Roman" w:cs="Times New Roman" w:ascii="Times New Roman" w:hAnsi="Times New Roman"/>
          <w:i w:val="false"/>
          <w:color w:val="auto"/>
          <w:sz w:val="28"/>
          <w:szCs w:val="28"/>
        </w:rPr>
        <w:t xml:space="preserve"> </w:t>
      </w:r>
    </w:p>
    <w:p>
      <w:pPr>
        <w:pStyle w:val="Normal"/>
        <w:spacing w:lineRule="auto" w:line="276"/>
        <w:ind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76"/>
        <w:ind w:right="0"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Система должна осуществлять взаимодействие с внешними программами в обоих направлениях. А так же с различным оборудованием (весы, частотники). </w:t>
      </w:r>
    </w:p>
    <w:p>
      <w:pPr>
        <w:pStyle w:val="Normal"/>
        <w:spacing w:lineRule="auto" w:line="276"/>
        <w:ind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76" w:before="0" w:after="120"/>
        <w:ind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«ЦРМ Заявки» - программа по управлению заявками на производство и логистикой доставок компании «ПолимерПласт» (далее «программа») представляет собой многопользовательскую среду. Программа обеспечивает составление заявок на производство отделом продаж. CRM- обеспечивает отражение всех основных бизнес-процессов по мере обработки заявки.  Программа тесно взаимодействует с программой 1С КА2.</w:t>
      </w:r>
    </w:p>
    <w:p>
      <w:pPr>
        <w:pStyle w:val="Normal"/>
        <w:spacing w:lineRule="auto" w:line="276"/>
        <w:ind w:right="0" w:hanging="0"/>
        <w:jc w:val="both"/>
        <w:rPr>
          <w:rFonts w:ascii="Times New Roman" w:hAnsi="Times New Roman" w:eastAsia="Times New Roman" w:cs="Times New Roman"/>
          <w:sz w:val="28"/>
          <w:szCs w:val="28"/>
        </w:rPr>
      </w:pPr>
      <w:r>
        <w:rPr>
          <w:rFonts w:eastAsia="Play" w:cs="Times New Roman" w:ascii="Times New Roman" w:hAnsi="Times New Roman"/>
          <w:sz w:val="28"/>
          <w:szCs w:val="28"/>
        </w:rPr>
        <w:t>«АСК ППС»</w:t>
      </w:r>
      <w:r>
        <w:rPr>
          <w:rFonts w:eastAsia="Times New Roman" w:cs="Times New Roman" w:ascii="Times New Roman" w:hAnsi="Times New Roman"/>
          <w:sz w:val="28"/>
          <w:szCs w:val="28"/>
        </w:rPr>
        <w:t xml:space="preserve"> при взаимодействии с  « ЦРМ Заявки»  должна использовать в работе следующие данные из заявки:</w:t>
      </w:r>
    </w:p>
    <w:p>
      <w:pPr>
        <w:pStyle w:val="ListParagraph"/>
        <w:numPr>
          <w:ilvl w:val="0"/>
          <w:numId w:val="2"/>
        </w:numPr>
        <w:spacing w:lineRule="auto" w:line="276"/>
        <w:ind w:left="720" w:right="0" w:hanging="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Номер заявки</w:t>
      </w:r>
    </w:p>
    <w:p>
      <w:pPr>
        <w:pStyle w:val="ListParagraph"/>
        <w:numPr>
          <w:ilvl w:val="0"/>
          <w:numId w:val="2"/>
        </w:numPr>
        <w:spacing w:lineRule="auto" w:line="276"/>
        <w:ind w:left="720" w:right="0" w:hanging="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Контрагент</w:t>
      </w:r>
    </w:p>
    <w:p>
      <w:pPr>
        <w:pStyle w:val="ListParagraph"/>
        <w:numPr>
          <w:ilvl w:val="0"/>
          <w:numId w:val="2"/>
        </w:numPr>
        <w:spacing w:lineRule="auto" w:line="276"/>
        <w:ind w:left="720" w:right="0" w:hanging="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Дата</w:t>
      </w:r>
      <w:ins w:id="31" w:author="User" w:date="2019-08-19T14:28:00Z">
        <w:r>
          <w:rPr>
            <w:rFonts w:eastAsia="Times New Roman" w:cs="Times New Roman" w:ascii="Times New Roman" w:hAnsi="Times New Roman"/>
            <w:sz w:val="28"/>
            <w:szCs w:val="28"/>
          </w:rPr>
          <w:t>,</w:t>
        </w:r>
      </w:ins>
      <w:r>
        <w:rPr>
          <w:rFonts w:eastAsia="Times New Roman" w:cs="Times New Roman" w:ascii="Times New Roman" w:hAnsi="Times New Roman"/>
          <w:sz w:val="28"/>
          <w:szCs w:val="28"/>
        </w:rPr>
        <w:t xml:space="preserve"> к которой материал должен быть готов</w:t>
      </w:r>
    </w:p>
    <w:p>
      <w:pPr>
        <w:pStyle w:val="ListParagraph"/>
        <w:numPr>
          <w:ilvl w:val="0"/>
          <w:numId w:val="2"/>
        </w:numPr>
        <w:spacing w:lineRule="auto" w:line="276"/>
        <w:ind w:left="720" w:right="0" w:hanging="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Статус заявки (производство или готова)</w:t>
      </w:r>
    </w:p>
    <w:p>
      <w:pPr>
        <w:pStyle w:val="ListParagraph"/>
        <w:numPr>
          <w:ilvl w:val="0"/>
          <w:numId w:val="2"/>
        </w:numPr>
        <w:spacing w:lineRule="auto" w:line="276"/>
        <w:ind w:left="720" w:right="0" w:hanging="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Продукция</w:t>
      </w:r>
    </w:p>
    <w:p>
      <w:pPr>
        <w:pStyle w:val="ListParagraph"/>
        <w:numPr>
          <w:ilvl w:val="0"/>
          <w:numId w:val="2"/>
        </w:numPr>
        <w:spacing w:lineRule="auto" w:line="276"/>
        <w:ind w:left="720" w:right="0" w:hanging="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Объем</w:t>
      </w:r>
    </w:p>
    <w:p>
      <w:pPr>
        <w:pStyle w:val="ListParagraph"/>
        <w:numPr>
          <w:ilvl w:val="0"/>
          <w:numId w:val="2"/>
        </w:numPr>
        <w:spacing w:lineRule="auto" w:line="276"/>
        <w:ind w:left="720" w:right="0" w:hanging="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Склад</w:t>
      </w:r>
    </w:p>
    <w:p>
      <w:pPr>
        <w:pStyle w:val="Normal"/>
        <w:spacing w:lineRule="auto" w:line="276"/>
        <w:ind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76"/>
        <w:ind w:right="0"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В </w:t>
      </w:r>
      <w:r>
        <w:rPr>
          <w:rFonts w:eastAsia="Play" w:cs="Times New Roman" w:ascii="Times New Roman" w:hAnsi="Times New Roman"/>
          <w:sz w:val="28"/>
          <w:szCs w:val="28"/>
        </w:rPr>
        <w:t>«АСК ППС»</w:t>
      </w:r>
      <w:r>
        <w:rPr>
          <w:rFonts w:eastAsia="Times New Roman" w:cs="Times New Roman" w:ascii="Times New Roman" w:hAnsi="Times New Roman"/>
          <w:sz w:val="28"/>
          <w:szCs w:val="28"/>
        </w:rPr>
        <w:t xml:space="preserve">  должны отображаться заявки получившие статус «в производстве» из «ЦРМ Заявки».  В процессе выполнения заявка приобретает  статус «готова» и «отгружена».  При получении нового статуса  в системе производственного учета он отображается и в «ЦРМ Заявки».</w:t>
      </w:r>
    </w:p>
    <w:p>
      <w:pPr>
        <w:pStyle w:val="Normal"/>
        <w:spacing w:lineRule="auto" w:line="276"/>
        <w:ind w:right="0"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При отгрузке заявки в </w:t>
      </w:r>
      <w:r>
        <w:rPr>
          <w:rFonts w:eastAsia="Times New Roman" w:cs="Times New Roman" w:ascii="Times New Roman" w:hAnsi="Times New Roman"/>
          <w:sz w:val="28"/>
          <w:szCs w:val="28"/>
          <w:lang w:val="en-US"/>
        </w:rPr>
        <w:t>CRM</w:t>
      </w:r>
      <w:r>
        <w:rPr>
          <w:rFonts w:eastAsia="Times New Roman" w:cs="Times New Roman" w:ascii="Times New Roman" w:hAnsi="Times New Roman"/>
          <w:sz w:val="28"/>
          <w:szCs w:val="28"/>
        </w:rPr>
        <w:t xml:space="preserve"> «Заявки»  в момент выписки документа в 1с должно происходить списание  отгруженного товара со склада в программе</w:t>
      </w:r>
      <w:ins w:id="32" w:author="RePack by Diakov" w:date="2020-06-04T13:57:00Z">
        <w:r>
          <w:rPr>
            <w:rFonts w:eastAsia="Times New Roman" w:cs="Times New Roman" w:ascii="Times New Roman" w:hAnsi="Times New Roman"/>
            <w:sz w:val="28"/>
            <w:szCs w:val="28"/>
          </w:rPr>
          <w:t>.</w:t>
        </w:r>
      </w:ins>
      <w:r>
        <w:rPr>
          <w:rFonts w:eastAsia="Times New Roman" w:cs="Times New Roman" w:ascii="Times New Roman" w:hAnsi="Times New Roman"/>
          <w:sz w:val="28"/>
          <w:szCs w:val="28"/>
        </w:rPr>
        <w:t xml:space="preserve">   </w:t>
      </w:r>
    </w:p>
    <w:p>
      <w:pPr>
        <w:pStyle w:val="Normal"/>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r>
      <w:r>
        <w:br w:type="page"/>
      </w:r>
    </w:p>
    <w:p>
      <w:pPr>
        <w:pStyle w:val="1"/>
        <w:spacing w:lineRule="auto" w:line="276"/>
        <w:ind w:right="0" w:hanging="0"/>
        <w:jc w:val="both"/>
        <w:rPr>
          <w:rFonts w:ascii="Times New Roman" w:hAnsi="Times New Roman" w:cs="Times New Roman"/>
          <w:b w:val="false"/>
          <w:b w:val="false"/>
          <w:sz w:val="28"/>
          <w:szCs w:val="28"/>
        </w:rPr>
      </w:pPr>
      <w:bookmarkStart w:id="25" w:name="_Toc15287956"/>
      <w:r>
        <w:rPr>
          <w:rFonts w:cs="Times New Roman" w:ascii="Times New Roman" w:hAnsi="Times New Roman"/>
          <w:b w:val="false"/>
          <w:sz w:val="28"/>
          <w:szCs w:val="28"/>
        </w:rPr>
        <w:t>4. Партия, список процессов и данных</w:t>
      </w:r>
      <w:bookmarkEnd w:id="25"/>
    </w:p>
    <w:p>
      <w:pPr>
        <w:pStyle w:val="7"/>
        <w:spacing w:lineRule="auto" w:line="276"/>
        <w:rPr>
          <w:rFonts w:ascii="Times New Roman" w:hAnsi="Times New Roman" w:eastAsia="Times New Roman" w:cs="Times New Roman"/>
          <w:i w:val="false"/>
          <w:i w:val="false"/>
          <w:color w:val="auto"/>
          <w:sz w:val="28"/>
          <w:szCs w:val="28"/>
        </w:rPr>
      </w:pPr>
      <w:bookmarkStart w:id="26" w:name="_Toc15287957"/>
      <w:r>
        <w:rPr>
          <w:rFonts w:eastAsia="Times New Roman" w:cs="Times New Roman" w:ascii="Times New Roman" w:hAnsi="Times New Roman"/>
          <w:i w:val="false"/>
          <w:color w:val="auto"/>
          <w:sz w:val="28"/>
          <w:szCs w:val="28"/>
        </w:rPr>
        <w:t>4.1 Партия</w:t>
      </w:r>
      <w:bookmarkEnd w:id="26"/>
      <w:r>
        <w:rPr>
          <w:rFonts w:eastAsia="Times New Roman" w:cs="Times New Roman" w:ascii="Times New Roman" w:hAnsi="Times New Roman"/>
          <w:i w:val="false"/>
          <w:color w:val="auto"/>
          <w:sz w:val="28"/>
          <w:szCs w:val="28"/>
        </w:rPr>
        <w:t xml:space="preserve"> </w:t>
      </w:r>
    </w:p>
    <w:p>
      <w:pPr>
        <w:pStyle w:val="Normal"/>
        <w:spacing w:lineRule="auto" w:line="276"/>
        <w:ind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76"/>
        <w:ind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Учет продукции предполагает несколько сущностей материалов: сырье, партия, блоки, упаковки и листы</w:t>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Партия - совокупность некоторого количества единиц продукции одного наименования</w:t>
      </w:r>
      <w:del w:id="33" w:author="User" w:date="2019-08-19T14:28:00Z">
        <w:r>
          <w:rPr>
            <w:rFonts w:eastAsia="Play" w:cs="Times New Roman" w:ascii="Times New Roman" w:hAnsi="Times New Roman"/>
            <w:sz w:val="28"/>
            <w:szCs w:val="28"/>
          </w:rPr>
          <w:delText xml:space="preserve"> </w:delText>
        </w:r>
      </w:del>
      <w:r>
        <w:rPr>
          <w:rFonts w:eastAsia="Play" w:cs="Times New Roman" w:ascii="Times New Roman" w:hAnsi="Times New Roman"/>
          <w:sz w:val="28"/>
          <w:szCs w:val="28"/>
        </w:rPr>
        <w:t>, созданного из одного вида сырья. Партия изготавливается под определенный вид готовой продукции. Партию производит один работник, на каждом этапе производства</w:t>
      </w:r>
      <w:del w:id="34" w:author="User" w:date="2019-08-19T14:28:00Z">
        <w:r>
          <w:rPr>
            <w:rFonts w:eastAsia="Play" w:cs="Times New Roman" w:ascii="Times New Roman" w:hAnsi="Times New Roman"/>
            <w:sz w:val="28"/>
            <w:szCs w:val="28"/>
          </w:rPr>
          <w:delText xml:space="preserve"> </w:delText>
        </w:r>
      </w:del>
      <w:r>
        <w:rPr>
          <w:rFonts w:eastAsia="Play" w:cs="Times New Roman" w:ascii="Times New Roman" w:hAnsi="Times New Roman"/>
          <w:sz w:val="28"/>
          <w:szCs w:val="28"/>
        </w:rPr>
        <w:t xml:space="preserve">, на одном оборудовании в ограниченный, рабочей сменой, период времени (т.е. одну партию мог сделать </w:t>
      </w:r>
      <w:del w:id="35" w:author="User" w:date="2019-08-19T14:28:00Z">
        <w:r>
          <w:rPr>
            <w:rFonts w:eastAsia="Play" w:cs="Times New Roman" w:ascii="Times New Roman" w:hAnsi="Times New Roman"/>
            <w:sz w:val="28"/>
            <w:szCs w:val="28"/>
          </w:rPr>
          <w:delText xml:space="preserve">вспенщик  </w:delText>
        </w:r>
      </w:del>
      <w:ins w:id="36" w:author="User" w:date="2019-08-19T14:28:00Z">
        <w:r>
          <w:rPr>
            <w:rFonts w:eastAsia="Play" w:cs="Times New Roman" w:ascii="Times New Roman" w:hAnsi="Times New Roman"/>
            <w:sz w:val="28"/>
            <w:szCs w:val="28"/>
          </w:rPr>
          <w:t xml:space="preserve">вспенщик  </w:t>
        </w:r>
      </w:ins>
      <w:r>
        <w:rPr>
          <w:rFonts w:eastAsia="Play" w:cs="Times New Roman" w:ascii="Times New Roman" w:hAnsi="Times New Roman"/>
          <w:sz w:val="28"/>
          <w:szCs w:val="28"/>
        </w:rPr>
        <w:t xml:space="preserve">Хохлов из сырья SE301,  формовщик Фролов и бригада резчиков  Ильиных и Вторушин  с целью произвести 40м3 ППС14). </w:t>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Партия хранит в себе массив следующих данных: 1)Информация, которая получаются при планировании готовой продукции, 2)Данные, которые партия получает в стадиях производства (процесса). При производстве партии может быть разное количество процессов.</w:t>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Блок - промежуточная единица производственного учета. Блок - это инвентарный объект, который физически может представлять собой булку пенопласта, отформованную на блок - форме или упаковку готовой продукции (пеноформ-эксрузия). На блок клеиться соответствующая  этикетка с индивидуальным номером блока. Пеноформ и ЭПС сразу упаковывается  после формовки и попадает на весы как блок. После взвешивания блоки пеноформа и ЭПС сразу же переходят в статус готовой продукции</w:t>
      </w:r>
      <w:ins w:id="37" w:author="User" w:date="2019-08-19T14:29:00Z">
        <w:r>
          <w:rPr>
            <w:rFonts w:eastAsia="Play" w:cs="Times New Roman" w:ascii="Times New Roman" w:hAnsi="Times New Roman"/>
            <w:sz w:val="28"/>
            <w:szCs w:val="28"/>
          </w:rPr>
          <w:t>.</w:t>
        </w:r>
      </w:ins>
      <w:r>
        <w:rPr>
          <w:rFonts w:eastAsia="Play" w:cs="Times New Roman" w:ascii="Times New Roman" w:hAnsi="Times New Roman"/>
          <w:sz w:val="28"/>
          <w:szCs w:val="28"/>
        </w:rPr>
        <w:t xml:space="preserve">  Одним из основных параметров блока является его размер. Блоки могут быть получены с фиксированными размерами в момент формовки, либо могут быть сформированы из нескольких листов. </w:t>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Упаковка – класс продукции, которая укладывается в обёртку для сохранения товарных качеств. В упаковку фасуются такие группы товаров как пеноформ, экструзия, крошка, пенопласт и скорлупа. </w:t>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 </w:t>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Лист - наименьший вид единицы продукции. По сути, представляет собой штучный товар с индивидуальными характеристиками. </w:t>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Позиция – номенклатура товара в рамках одного заказа (заявки) не ограниченная объемом. В одной позиции может быть несколько блоков, а возможно и обратное соотношение.   </w:t>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Крошка ппс отгружается сразу после вспенки, эта номенклатура приобретает статус блока в процессе фасовки продукции и автоматически уходит в готовую продукцию как лист. Пеноформ, экструзия при взвешивании (создании) фиксируются блоком становятся готовой продукцией. </w:t>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На стадии резки возможна отбраковка продукции. Резка осуществляется на станке для блоков размером 2м(резка2) и для блоков размером 6м (резка6). Так же возможна резка продукции для фигурной резки(резкаФ), полуфабрикаты для фигурной резки в начале подготавливаются(торцуются) на резке 2м или 6м, а потом отправляется  на фигурную резку. Полуфабрикаты для фигурной резки находятся в категории блок и образуются из других блоков</w:t>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Normal"/>
        <w:spacing w:lineRule="auto" w:line="276"/>
        <w:ind w:right="0" w:hanging="0"/>
        <w:jc w:val="both"/>
        <w:rPr>
          <w:rFonts w:ascii="Times New Roman" w:hAnsi="Times New Roman" w:cs="Times New Roman"/>
          <w:sz w:val="28"/>
          <w:szCs w:val="28"/>
        </w:rPr>
      </w:pPr>
      <w:r>
        <w:rPr>
          <w:rFonts w:cs="Times New Roman" w:ascii="Times New Roman" w:hAnsi="Times New Roman"/>
          <w:sz w:val="28"/>
          <w:szCs w:val="28"/>
        </w:rPr>
        <w:t>Список процессов:</w:t>
      </w:r>
    </w:p>
    <w:p>
      <w:pPr>
        <w:pStyle w:val="Normal"/>
        <w:spacing w:lineRule="auto" w:line="276"/>
        <w:ind w:left="708"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Поступление сырья на склад</w:t>
      </w:r>
    </w:p>
    <w:p>
      <w:pPr>
        <w:pStyle w:val="Normal"/>
        <w:spacing w:lineRule="auto" w:line="276"/>
        <w:ind w:left="708"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Забор сырья со склада, акт списания сырья 1с ( Акт1)</w:t>
      </w:r>
    </w:p>
    <w:p>
      <w:pPr>
        <w:pStyle w:val="Normal"/>
        <w:spacing w:lineRule="auto" w:line="276"/>
        <w:ind w:left="708" w:right="0" w:hanging="0"/>
        <w:jc w:val="both"/>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rPr>
        <w:t>Вспенка</w:t>
      </w:r>
      <w:r>
        <w:rPr>
          <w:rFonts w:eastAsia="Times New Roman" w:cs="Times New Roman" w:ascii="Times New Roman" w:hAnsi="Times New Roman"/>
          <w:sz w:val="28"/>
          <w:szCs w:val="28"/>
          <w:lang w:val="en-US"/>
        </w:rPr>
        <w:t xml:space="preserve"> (I ,I I,  I I I)</w:t>
      </w:r>
    </w:p>
    <w:p>
      <w:pPr>
        <w:pStyle w:val="Normal"/>
        <w:spacing w:lineRule="auto" w:line="276"/>
        <w:ind w:left="708"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Формовка(2м,6м, пеноформ, эпс)</w:t>
      </w:r>
    </w:p>
    <w:p>
      <w:pPr>
        <w:pStyle w:val="Normal"/>
        <w:spacing w:lineRule="auto" w:line="276"/>
        <w:ind w:left="708"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Акт производства полуфабрикатов для 1с (Акт2)</w:t>
      </w:r>
    </w:p>
    <w:p>
      <w:pPr>
        <w:pStyle w:val="Normal"/>
        <w:spacing w:lineRule="auto" w:line="276"/>
        <w:ind w:left="708"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Резка и упаковка (Резка2, резка6, резкаФ, уп. крошка)</w:t>
      </w:r>
    </w:p>
    <w:p>
      <w:pPr>
        <w:pStyle w:val="Normal"/>
        <w:spacing w:lineRule="auto" w:line="276"/>
        <w:ind w:left="708"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*Отбраковка готовой продукции со склада готовой продукции</w:t>
      </w:r>
    </w:p>
    <w:p>
      <w:pPr>
        <w:pStyle w:val="Normal"/>
        <w:spacing w:lineRule="auto" w:line="276"/>
        <w:ind w:left="708"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Акт производства готовой продукции (Акт3)</w:t>
      </w:r>
    </w:p>
    <w:p>
      <w:pPr>
        <w:pStyle w:val="Normal"/>
        <w:spacing w:lineRule="auto" w:line="276"/>
        <w:ind w:left="708"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Поступление продукции на склад</w:t>
      </w:r>
    </w:p>
    <w:p>
      <w:pPr>
        <w:pStyle w:val="Normal"/>
        <w:spacing w:lineRule="auto" w:line="276"/>
        <w:ind w:left="708"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Отгрузка</w:t>
      </w:r>
    </w:p>
    <w:p>
      <w:pPr>
        <w:pStyle w:val="Normal"/>
        <w:spacing w:lineRule="auto" w:line="276"/>
        <w:ind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Возможно перемещение блоков между разными складами, например для фигурной резки. </w:t>
      </w:r>
    </w:p>
    <w:p>
      <w:pPr>
        <w:pStyle w:val="Normal"/>
        <w:spacing w:lineRule="auto" w:line="276"/>
        <w:ind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7"/>
        <w:spacing w:lineRule="auto" w:line="276"/>
        <w:rPr>
          <w:rFonts w:ascii="Times New Roman" w:hAnsi="Times New Roman" w:eastAsia="Times New Roman" w:cs="Times New Roman"/>
          <w:i w:val="false"/>
          <w:i w:val="false"/>
          <w:color w:val="auto"/>
          <w:sz w:val="28"/>
          <w:szCs w:val="28"/>
        </w:rPr>
      </w:pPr>
      <w:bookmarkStart w:id="27" w:name="_Toc15287958"/>
      <w:r>
        <w:rPr>
          <w:rFonts w:eastAsia="Times New Roman" w:cs="Times New Roman" w:ascii="Times New Roman" w:hAnsi="Times New Roman"/>
          <w:i w:val="false"/>
          <w:color w:val="auto"/>
          <w:sz w:val="28"/>
          <w:szCs w:val="28"/>
        </w:rPr>
        <w:t>4.2 Данные</w:t>
      </w:r>
      <w:bookmarkEnd w:id="27"/>
    </w:p>
    <w:p>
      <w:pPr>
        <w:pStyle w:val="Normal"/>
        <w:spacing w:lineRule="auto" w:line="276"/>
        <w:ind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76"/>
        <w:ind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Данные в разрезе процессов</w:t>
      </w:r>
    </w:p>
    <w:p>
      <w:pPr>
        <w:pStyle w:val="Normal"/>
        <w:spacing w:lineRule="auto" w:line="276"/>
        <w:ind w:left="708"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76"/>
        <w:ind w:left="708"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Забор сырья со склада, акт списания сырья 1с ( Акт1)</w:t>
      </w:r>
    </w:p>
    <w:p>
      <w:pPr>
        <w:pStyle w:val="Normal"/>
        <w:spacing w:lineRule="auto" w:line="276"/>
        <w:ind w:left="1416"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Дата и время списания сырья</w:t>
      </w:r>
    </w:p>
    <w:p>
      <w:pPr>
        <w:pStyle w:val="Normal"/>
        <w:spacing w:lineRule="auto" w:line="276"/>
        <w:ind w:left="1416"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ФИО работника забравшего сырье (попадает из этапа всенки)</w:t>
      </w:r>
    </w:p>
    <w:p>
      <w:pPr>
        <w:pStyle w:val="Normal"/>
        <w:spacing w:lineRule="auto" w:line="276"/>
        <w:ind w:left="1416"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Наименование/марка сырья (информация со склада)</w:t>
      </w:r>
    </w:p>
    <w:p>
      <w:pPr>
        <w:pStyle w:val="Normal"/>
        <w:spacing w:lineRule="auto" w:line="276"/>
        <w:ind w:left="1416"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Количество сырья в одной единице учета (информация со склада)</w:t>
      </w:r>
    </w:p>
    <w:p>
      <w:pPr>
        <w:pStyle w:val="Normal"/>
        <w:spacing w:lineRule="auto" w:line="276"/>
        <w:ind w:left="708" w:right="0" w:hanging="0"/>
        <w:jc w:val="both"/>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rPr>
        <w:t>Вспенка</w:t>
      </w:r>
      <w:r>
        <w:rPr>
          <w:rFonts w:eastAsia="Times New Roman" w:cs="Times New Roman" w:ascii="Times New Roman" w:hAnsi="Times New Roman"/>
          <w:sz w:val="28"/>
          <w:szCs w:val="28"/>
          <w:lang w:val="en-US"/>
        </w:rPr>
        <w:t xml:space="preserve"> (I ,I I,  I I I)</w:t>
      </w:r>
    </w:p>
    <w:p>
      <w:pPr>
        <w:pStyle w:val="Normal"/>
        <w:spacing w:lineRule="auto" w:line="276"/>
        <w:ind w:left="1416"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Марка планируемой готовой продукции</w:t>
      </w:r>
    </w:p>
    <w:p>
      <w:pPr>
        <w:pStyle w:val="Normal"/>
        <w:spacing w:lineRule="auto" w:line="276"/>
        <w:ind w:left="1416"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Вид/категория вспенки (возможно несколько циклов)</w:t>
      </w:r>
    </w:p>
    <w:p>
      <w:pPr>
        <w:pStyle w:val="Normal"/>
        <w:spacing w:lineRule="auto" w:line="276"/>
        <w:ind w:left="1416"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Номер бункера(ов) куда была осуществлена вспенка единицы сырья</w:t>
      </w:r>
    </w:p>
    <w:p>
      <w:pPr>
        <w:pStyle w:val="Normal"/>
        <w:spacing w:lineRule="auto" w:line="276"/>
        <w:ind w:left="1416"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ФИО работника осуществившего процесс</w:t>
      </w:r>
    </w:p>
    <w:p>
      <w:pPr>
        <w:pStyle w:val="Normal"/>
        <w:spacing w:lineRule="auto" w:line="276"/>
        <w:ind w:left="1416"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Привязка израсходованного сырья к бункеру </w:t>
      </w:r>
    </w:p>
    <w:p>
      <w:pPr>
        <w:pStyle w:val="Normal"/>
        <w:spacing w:lineRule="auto" w:line="276"/>
        <w:ind w:left="1416"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Фиксация уровня наполненности бункера</w:t>
      </w:r>
    </w:p>
    <w:p>
      <w:pPr>
        <w:pStyle w:val="Normal"/>
        <w:spacing w:lineRule="auto" w:line="276"/>
        <w:ind w:left="1416"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Статус бункеров (заполнен, вспенка, формовка, пустой)</w:t>
      </w:r>
    </w:p>
    <w:p>
      <w:pPr>
        <w:pStyle w:val="Normal"/>
        <w:spacing w:lineRule="auto" w:line="276"/>
        <w:ind w:left="1416"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 xml:space="preserve">Время начала окончания процесса, </w:t>
      </w:r>
    </w:p>
    <w:p>
      <w:pPr>
        <w:pStyle w:val="Normal"/>
        <w:spacing w:lineRule="auto" w:line="276"/>
        <w:ind w:left="1416"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Время начала работы с новым сырьем</w:t>
      </w:r>
    </w:p>
    <w:p>
      <w:pPr>
        <w:pStyle w:val="Normal"/>
        <w:spacing w:lineRule="auto" w:line="276"/>
        <w:ind w:left="1416"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Создание номера партии сырья </w:t>
      </w:r>
    </w:p>
    <w:p>
      <w:pPr>
        <w:pStyle w:val="Normal"/>
        <w:spacing w:lineRule="auto" w:line="276"/>
        <w:ind w:left="696" w:right="0"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Учет движения полуфабрикатов при повторной вспенке (второй и третей) по бункерам</w:t>
      </w:r>
    </w:p>
    <w:p>
      <w:pPr>
        <w:pStyle w:val="Normal"/>
        <w:numPr>
          <w:ilvl w:val="0"/>
          <w:numId w:val="1"/>
        </w:numPr>
        <w:spacing w:lineRule="auto" w:line="276"/>
        <w:ind w:left="2844" w:right="0" w:hanging="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Вид/категория вспенки (возможно несколько циклов)</w:t>
      </w:r>
    </w:p>
    <w:p>
      <w:pPr>
        <w:pStyle w:val="Normal"/>
        <w:numPr>
          <w:ilvl w:val="0"/>
          <w:numId w:val="1"/>
        </w:numPr>
        <w:spacing w:lineRule="auto" w:line="276"/>
        <w:ind w:left="2844" w:right="0" w:hanging="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Номер бункера(ов) куда была осуществлена вспенка</w:t>
      </w:r>
    </w:p>
    <w:p>
      <w:pPr>
        <w:pStyle w:val="Normal"/>
        <w:numPr>
          <w:ilvl w:val="0"/>
          <w:numId w:val="1"/>
        </w:numPr>
        <w:spacing w:lineRule="auto" w:line="276"/>
        <w:ind w:left="2844" w:right="0" w:hanging="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ФИО работника забравшего полуфабрикаты первой вспенки</w:t>
      </w:r>
    </w:p>
    <w:p>
      <w:pPr>
        <w:pStyle w:val="Normal"/>
        <w:numPr>
          <w:ilvl w:val="0"/>
          <w:numId w:val="1"/>
        </w:numPr>
        <w:spacing w:lineRule="auto" w:line="276"/>
        <w:ind w:left="2844" w:right="0" w:hanging="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Привязка израсходованного полуфабриката к бункеру </w:t>
      </w:r>
    </w:p>
    <w:p>
      <w:pPr>
        <w:pStyle w:val="Normal"/>
        <w:numPr>
          <w:ilvl w:val="0"/>
          <w:numId w:val="1"/>
        </w:numPr>
        <w:spacing w:lineRule="auto" w:line="276"/>
        <w:ind w:left="2844" w:right="0" w:hanging="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Фиксирование уровня наполненности бункера, включая данные об освобождении бункера где были полуфабрикаты</w:t>
      </w:r>
    </w:p>
    <w:p>
      <w:pPr>
        <w:pStyle w:val="Normal"/>
        <w:spacing w:lineRule="auto" w:line="276"/>
        <w:ind w:left="1416"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Категория готовой продукции (крошка*)-номенклатура</w:t>
      </w:r>
    </w:p>
    <w:p>
      <w:pPr>
        <w:pStyle w:val="Normal"/>
        <w:spacing w:lineRule="auto" w:line="276"/>
        <w:ind w:left="1416"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Выработка сотрудника</w:t>
      </w:r>
    </w:p>
    <w:p>
      <w:pPr>
        <w:pStyle w:val="Normal"/>
        <w:spacing w:lineRule="auto" w:line="276"/>
        <w:ind w:left="1416"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Учет времени работы оборудования (исходя из периода внесения данных и допустимого времени простоя)</w:t>
      </w:r>
    </w:p>
    <w:p>
      <w:pPr>
        <w:pStyle w:val="Normal"/>
        <w:spacing w:lineRule="auto" w:line="276"/>
        <w:ind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76"/>
        <w:ind w:right="0"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Формовка(2м,6м, пеноформ)</w:t>
      </w:r>
    </w:p>
    <w:p>
      <w:pPr>
        <w:pStyle w:val="Normal"/>
        <w:spacing w:lineRule="auto" w:line="276"/>
        <w:ind w:left="1416"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76"/>
        <w:ind w:left="720" w:right="0"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Информация о бункере из которого взята продукция для формовки</w:t>
      </w:r>
    </w:p>
    <w:p>
      <w:pPr>
        <w:pStyle w:val="Normal"/>
        <w:spacing w:lineRule="auto" w:line="276"/>
        <w:ind w:left="720" w:right="0"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Изменение статуса бункера(пустой/формовка)</w:t>
      </w:r>
    </w:p>
    <w:p>
      <w:pPr>
        <w:pStyle w:val="Normal"/>
        <w:spacing w:lineRule="auto" w:line="276"/>
        <w:ind w:left="720" w:right="0"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ФИО работника формовщика</w:t>
      </w:r>
    </w:p>
    <w:p>
      <w:pPr>
        <w:pStyle w:val="Normal"/>
        <w:spacing w:lineRule="auto" w:line="276"/>
        <w:ind w:left="720" w:right="0"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Вес готового блока(полуфабриката) или веса готовой продукции</w:t>
      </w:r>
    </w:p>
    <w:p>
      <w:pPr>
        <w:pStyle w:val="Normal"/>
        <w:spacing w:lineRule="auto" w:line="276"/>
        <w:ind w:left="720" w:right="0"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Плотность готового блока или готовой продукции</w:t>
      </w:r>
    </w:p>
    <w:p>
      <w:pPr>
        <w:pStyle w:val="Normal"/>
        <w:spacing w:lineRule="auto" w:line="276"/>
        <w:ind w:left="720" w:right="0"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Категория блока  в зависимости от плотности и  размера блоков</w:t>
      </w:r>
    </w:p>
    <w:p>
      <w:pPr>
        <w:pStyle w:val="Normal"/>
        <w:spacing w:lineRule="auto" w:line="276"/>
        <w:ind w:left="720" w:right="0"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Категория готовой продукции (пеноформ)</w:t>
      </w:r>
    </w:p>
    <w:p>
      <w:pPr>
        <w:pStyle w:val="Normal"/>
        <w:spacing w:lineRule="auto" w:line="276"/>
        <w:ind w:left="720" w:right="0"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Дата/время изготовления блока или готовой продукции</w:t>
      </w:r>
    </w:p>
    <w:p>
      <w:pPr>
        <w:pStyle w:val="Normal"/>
        <w:spacing w:lineRule="auto" w:line="276"/>
        <w:ind w:left="720" w:right="0"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Привязка всех данных со вспенки к блоку или готовой продукции (создание учетной единицы блок, включает в себя блоки 2м и блоки 6м, а также пеноформ)</w:t>
      </w:r>
    </w:p>
    <w:p>
      <w:pPr>
        <w:pStyle w:val="Normal"/>
        <w:spacing w:lineRule="auto" w:line="276"/>
        <w:ind w:left="1416"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Выработка сотрудника</w:t>
      </w:r>
    </w:p>
    <w:p>
      <w:pPr>
        <w:pStyle w:val="Normal"/>
        <w:spacing w:lineRule="auto" w:line="276"/>
        <w:ind w:left="1416"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Категория готовой продукции (для пеноформа*)-номенклатура</w:t>
      </w:r>
    </w:p>
    <w:p>
      <w:pPr>
        <w:pStyle w:val="Normal"/>
        <w:spacing w:lineRule="auto" w:line="276"/>
        <w:ind w:left="1416"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76"/>
        <w:ind w:left="720" w:right="0"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76"/>
        <w:ind w:right="0"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Акт производства полуфабрикатов для 1с (Акт2)</w:t>
      </w:r>
    </w:p>
    <w:p>
      <w:pPr>
        <w:pStyle w:val="Normal"/>
        <w:spacing w:lineRule="auto" w:line="276"/>
        <w:ind w:left="696" w:right="0"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Дата и время производства полуфабрикатов</w:t>
      </w:r>
    </w:p>
    <w:p>
      <w:pPr>
        <w:pStyle w:val="Normal"/>
        <w:spacing w:lineRule="auto" w:line="276"/>
        <w:ind w:left="696" w:right="0"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Наименование</w:t>
      </w:r>
    </w:p>
    <w:p>
      <w:pPr>
        <w:pStyle w:val="Normal"/>
        <w:spacing w:lineRule="auto" w:line="276"/>
        <w:ind w:left="696" w:right="0"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Количество</w:t>
      </w:r>
    </w:p>
    <w:p>
      <w:pPr>
        <w:pStyle w:val="Normal"/>
        <w:spacing w:lineRule="auto" w:line="276"/>
        <w:ind w:left="696" w:right="0"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76"/>
        <w:ind w:right="0" w:firstLine="696"/>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Резка и упаковка(Резка2, резка6, резкаФ)</w:t>
      </w:r>
    </w:p>
    <w:p>
      <w:pPr>
        <w:pStyle w:val="Normal"/>
        <w:spacing w:lineRule="auto" w:line="276"/>
        <w:ind w:left="696" w:right="0"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Данные заявки (позиция, количество, дата выполнения итд)</w:t>
      </w:r>
    </w:p>
    <w:p>
      <w:pPr>
        <w:pStyle w:val="Normal"/>
        <w:spacing w:lineRule="auto" w:line="276"/>
        <w:ind w:left="696" w:right="0"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Создание учетной единицы позиция</w:t>
      </w:r>
    </w:p>
    <w:p>
      <w:pPr>
        <w:pStyle w:val="Normal"/>
        <w:spacing w:lineRule="auto" w:line="276"/>
        <w:ind w:left="1416"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Привязка к определённой позиции блока</w:t>
      </w:r>
    </w:p>
    <w:p>
      <w:pPr>
        <w:pStyle w:val="Normal"/>
        <w:spacing w:lineRule="auto" w:line="276"/>
        <w:ind w:left="1416"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Фиксирование категории резки</w:t>
      </w:r>
    </w:p>
    <w:p>
      <w:pPr>
        <w:pStyle w:val="Normal"/>
        <w:spacing w:lineRule="auto" w:line="276"/>
        <w:ind w:left="1416"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Количество изготовленной готовой продукции из 1 единицы полуфабрикатов (в разрезе марок и размеров)</w:t>
      </w:r>
    </w:p>
    <w:p>
      <w:pPr>
        <w:pStyle w:val="Normal"/>
        <w:spacing w:lineRule="auto" w:line="276"/>
        <w:ind w:left="696" w:right="0"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Информация об отбраковке (раздельно отходы  и брак)</w:t>
      </w:r>
    </w:p>
    <w:p>
      <w:pPr>
        <w:pStyle w:val="Normal"/>
        <w:spacing w:lineRule="auto" w:line="276"/>
        <w:ind w:left="696" w:right="0"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Объем готовой продукции</w:t>
      </w:r>
    </w:p>
    <w:p>
      <w:pPr>
        <w:pStyle w:val="Normal"/>
        <w:spacing w:lineRule="auto" w:line="276"/>
        <w:ind w:left="696" w:right="0"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Количество продукции отправленной на склад, брак и фигурку</w:t>
      </w:r>
    </w:p>
    <w:p>
      <w:pPr>
        <w:pStyle w:val="Normal"/>
        <w:spacing w:lineRule="auto" w:line="276"/>
        <w:ind w:left="696" w:right="0"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Выработка сотрудника или бригады</w:t>
      </w:r>
    </w:p>
    <w:p>
      <w:pPr>
        <w:pStyle w:val="Normal"/>
        <w:spacing w:lineRule="auto" w:line="276"/>
        <w:ind w:left="1416"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Время начала окончания процесса в разрезе блока, </w:t>
      </w:r>
    </w:p>
    <w:p>
      <w:pPr>
        <w:pStyle w:val="Normal"/>
        <w:spacing w:lineRule="auto" w:line="276"/>
        <w:ind w:left="1404" w:right="0" w:firstLine="12"/>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Отбраковка готовой продукции со склада готовой продукции</w:t>
      </w:r>
    </w:p>
    <w:p>
      <w:pPr>
        <w:pStyle w:val="Normal"/>
        <w:spacing w:lineRule="auto" w:line="276"/>
        <w:ind w:left="696" w:right="0"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76"/>
        <w:ind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76"/>
        <w:ind w:right="0" w:firstLine="696"/>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Акт производства готовой продукции (Акт3)</w:t>
      </w:r>
    </w:p>
    <w:p>
      <w:pPr>
        <w:pStyle w:val="Normal"/>
        <w:spacing w:lineRule="auto" w:line="276"/>
        <w:ind w:left="720" w:right="0"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Дата и время производства готовой продукции</w:t>
      </w:r>
    </w:p>
    <w:p>
      <w:pPr>
        <w:pStyle w:val="Normal"/>
        <w:spacing w:lineRule="auto" w:line="276"/>
        <w:ind w:left="1440"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Количество изготовленной готовой продукции (в разрезе марок и размеров , информация берется из данных в процессе резки )</w:t>
      </w:r>
    </w:p>
    <w:p>
      <w:pPr>
        <w:pStyle w:val="Normal"/>
        <w:spacing w:lineRule="auto" w:line="276"/>
        <w:ind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76"/>
        <w:ind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Поступление продукции на склад</w:t>
      </w:r>
    </w:p>
    <w:p>
      <w:pPr>
        <w:pStyle w:val="Normal"/>
        <w:spacing w:lineRule="auto" w:line="276"/>
        <w:ind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76"/>
        <w:ind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76"/>
        <w:ind w:right="0"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Отгрузка</w:t>
      </w:r>
    </w:p>
    <w:p>
      <w:pPr>
        <w:pStyle w:val="Normal"/>
        <w:spacing w:lineRule="auto" w:line="276"/>
        <w:ind w:left="720" w:right="0"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Заявка</w:t>
      </w:r>
    </w:p>
    <w:p>
      <w:pPr>
        <w:pStyle w:val="Normal"/>
        <w:spacing w:lineRule="auto" w:line="276"/>
        <w:ind w:left="720" w:right="0"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Дата и время отгрузки готовой продукции</w:t>
      </w:r>
    </w:p>
    <w:p>
      <w:pPr>
        <w:pStyle w:val="Normal"/>
        <w:spacing w:lineRule="auto" w:line="276"/>
        <w:ind w:left="720" w:right="0"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Количество и вид готовой продукции (в разрезе марок и размеров)</w:t>
      </w:r>
    </w:p>
    <w:p>
      <w:pPr>
        <w:pStyle w:val="Normal"/>
        <w:spacing w:lineRule="auto" w:line="276"/>
        <w:ind w:left="696" w:right="0"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Выработка сотрудника или бригады (данные будут фиксироваться в ЦРМ заявки, должна быть возможность ввода начальником производства)</w:t>
      </w:r>
    </w:p>
    <w:p>
      <w:pPr>
        <w:pStyle w:val="Normal"/>
        <w:spacing w:lineRule="auto" w:line="276"/>
        <w:ind w:left="720" w:right="0"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76"/>
        <w:ind w:left="2124"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76"/>
        <w:ind w:right="0" w:hanging="0"/>
        <w:jc w:val="both"/>
        <w:rPr>
          <w:rFonts w:ascii="Times New Roman" w:hAnsi="Times New Roman" w:cs="Times New Roman"/>
          <w:sz w:val="28"/>
          <w:szCs w:val="28"/>
        </w:rPr>
      </w:pPr>
      <w:r>
        <w:rPr>
          <w:rFonts w:cs="Times New Roman" w:ascii="Times New Roman" w:hAnsi="Times New Roman"/>
          <w:sz w:val="28"/>
          <w:szCs w:val="28"/>
        </w:rPr>
        <w:tab/>
        <w:t>Учет выработки сотрудника</w:t>
      </w:r>
    </w:p>
    <w:p>
      <w:pPr>
        <w:pStyle w:val="Normal"/>
        <w:spacing w:lineRule="auto" w:line="276"/>
        <w:ind w:right="0" w:hanging="0"/>
        <w:jc w:val="both"/>
        <w:rPr>
          <w:rFonts w:ascii="Times New Roman" w:hAnsi="Times New Roman" w:cs="Times New Roman"/>
          <w:sz w:val="28"/>
          <w:szCs w:val="28"/>
        </w:rPr>
      </w:pPr>
      <w:r>
        <w:rPr>
          <w:rFonts w:cs="Times New Roman" w:ascii="Times New Roman" w:hAnsi="Times New Roman"/>
          <w:sz w:val="28"/>
          <w:szCs w:val="28"/>
        </w:rPr>
        <w:tab/>
        <w:tab/>
        <w:t>Фиксация результатов работы по выработке</w:t>
      </w:r>
    </w:p>
    <w:p>
      <w:pPr>
        <w:pStyle w:val="Normal"/>
        <w:spacing w:lineRule="auto" w:line="276"/>
        <w:ind w:right="0" w:hanging="0"/>
        <w:jc w:val="both"/>
        <w:rPr>
          <w:rFonts w:ascii="Times New Roman" w:hAnsi="Times New Roman" w:cs="Times New Roman"/>
          <w:sz w:val="28"/>
          <w:szCs w:val="28"/>
        </w:rPr>
      </w:pPr>
      <w:r>
        <w:rPr>
          <w:rFonts w:cs="Times New Roman" w:ascii="Times New Roman" w:hAnsi="Times New Roman"/>
          <w:sz w:val="28"/>
          <w:szCs w:val="28"/>
        </w:rPr>
        <w:tab/>
        <w:tab/>
        <w:t>Внесение данных начальником производства</w:t>
      </w:r>
    </w:p>
    <w:p>
      <w:pPr>
        <w:pStyle w:val="NoSpacing"/>
        <w:spacing w:lineRule="auto" w:line="276"/>
        <w:jc w:val="both"/>
        <w:rPr>
          <w:rFonts w:ascii="Times New Roman" w:hAnsi="Times New Roman" w:cs="Times New Roman"/>
          <w:sz w:val="28"/>
          <w:szCs w:val="28"/>
        </w:rPr>
      </w:pPr>
      <w:r>
        <w:rPr>
          <w:rFonts w:cs="Times New Roman" w:ascii="Times New Roman" w:hAnsi="Times New Roman"/>
          <w:sz w:val="28"/>
          <w:szCs w:val="28"/>
        </w:rPr>
      </w:r>
    </w:p>
    <w:p>
      <w:pPr>
        <w:pStyle w:val="NoSpacing"/>
        <w:spacing w:lineRule="auto" w:line="276"/>
        <w:jc w:val="both"/>
        <w:rPr>
          <w:rFonts w:ascii="Times New Roman" w:hAnsi="Times New Roman" w:cs="Times New Roman"/>
          <w:sz w:val="28"/>
          <w:szCs w:val="28"/>
        </w:rPr>
      </w:pPr>
      <w:r>
        <w:rPr>
          <w:rFonts w:cs="Times New Roman" w:ascii="Times New Roman" w:hAnsi="Times New Roman"/>
          <w:sz w:val="28"/>
          <w:szCs w:val="28"/>
        </w:rPr>
        <w:t>Все вариации процессов</w:t>
      </w:r>
    </w:p>
    <w:p>
      <w:pPr>
        <w:pStyle w:val="NoSpacing"/>
        <w:spacing w:lineRule="auto" w:line="276"/>
        <w:jc w:val="both"/>
        <w:rPr>
          <w:rFonts w:ascii="Times New Roman" w:hAnsi="Times New Roman" w:cs="Times New Roman"/>
          <w:sz w:val="28"/>
          <w:szCs w:val="28"/>
        </w:rPr>
      </w:pPr>
      <w:r>
        <w:rPr>
          <w:rFonts w:cs="Times New Roman" w:ascii="Times New Roman" w:hAnsi="Times New Roman"/>
          <w:sz w:val="28"/>
          <w:szCs w:val="28"/>
        </w:rPr>
        <w:tab/>
      </w:r>
    </w:p>
    <w:tbl>
      <w:tblPr>
        <w:tblStyle w:val="ad"/>
        <w:tblW w:w="10065" w:type="dxa"/>
        <w:jc w:val="left"/>
        <w:tblInd w:w="-34" w:type="dxa"/>
        <w:tblCellMar>
          <w:top w:w="0" w:type="dxa"/>
          <w:left w:w="108" w:type="dxa"/>
          <w:bottom w:w="0" w:type="dxa"/>
          <w:right w:w="108" w:type="dxa"/>
        </w:tblCellMar>
        <w:tblLook w:noVBand="1" w:val="04a0" w:noHBand="0" w:lastColumn="0" w:firstColumn="1" w:lastRow="0" w:firstRow="1"/>
      </w:tblPr>
      <w:tblGrid>
        <w:gridCol w:w="1701"/>
        <w:gridCol w:w="7087"/>
        <w:gridCol w:w="1277"/>
      </w:tblGrid>
      <w:tr>
        <w:trPr/>
        <w:tc>
          <w:tcPr>
            <w:tcW w:w="1701" w:type="dxa"/>
            <w:tcBorders/>
            <w:shd w:fill="auto" w:val="clear"/>
          </w:tcPr>
          <w:p>
            <w:pPr>
              <w:pStyle w:val="NoSpacing"/>
              <w:spacing w:lineRule="auto" w:line="276"/>
              <w:ind w:right="0" w:hanging="0"/>
              <w:jc w:val="both"/>
              <w:rPr>
                <w:rFonts w:ascii="Times New Roman" w:hAnsi="Times New Roman" w:cs="Times New Roman"/>
                <w:sz w:val="28"/>
                <w:szCs w:val="28"/>
              </w:rPr>
            </w:pPr>
            <w:r>
              <w:rPr>
                <w:rFonts w:eastAsia="Cambria" w:cs="Times New Roman" w:eastAsiaTheme="minorHAnsi" w:ascii="Times New Roman" w:hAnsi="Times New Roman"/>
                <w:sz w:val="28"/>
                <w:szCs w:val="28"/>
                <w:lang w:eastAsia="en-US"/>
              </w:rPr>
              <w:t>Поступление сырья на склад→Акт2→</w:t>
            </w:r>
          </w:p>
          <w:p>
            <w:pPr>
              <w:pStyle w:val="NoSpacing"/>
              <w:spacing w:lineRule="auto" w:line="276"/>
              <w:ind w:right="0" w:hanging="0"/>
              <w:jc w:val="both"/>
              <w:rPr>
                <w:rFonts w:ascii="Times New Roman" w:hAnsi="Times New Roman" w:eastAsia="Cambria" w:cs="Times New Roman" w:eastAsiaTheme="minorHAnsi"/>
                <w:sz w:val="28"/>
                <w:szCs w:val="28"/>
                <w:lang w:eastAsia="en-US"/>
              </w:rPr>
            </w:pPr>
            <w:r>
              <w:rPr>
                <w:rFonts w:eastAsia="Cambria" w:cs="Times New Roman" w:eastAsiaTheme="minorHAnsi" w:ascii="Times New Roman" w:hAnsi="Times New Roman"/>
                <w:sz w:val="28"/>
                <w:szCs w:val="28"/>
                <w:lang w:eastAsia="en-US"/>
              </w:rPr>
            </w:r>
          </w:p>
        </w:tc>
        <w:tc>
          <w:tcPr>
            <w:tcW w:w="7087" w:type="dxa"/>
            <w:tcBorders/>
            <w:shd w:fill="auto" w:val="clear"/>
          </w:tcPr>
          <w:p>
            <w:pPr>
              <w:pStyle w:val="NoSpacing"/>
              <w:spacing w:lineRule="auto" w:line="276"/>
              <w:ind w:right="0" w:hanging="0"/>
              <w:jc w:val="both"/>
              <w:rPr>
                <w:rFonts w:ascii="Times New Roman" w:hAnsi="Times New Roman" w:cs="Times New Roman"/>
                <w:sz w:val="28"/>
                <w:szCs w:val="28"/>
              </w:rPr>
            </w:pPr>
            <w:r>
              <w:rPr>
                <w:rFonts w:eastAsia="Cambria" w:cs="Times New Roman" w:eastAsiaTheme="minorHAnsi" w:ascii="Times New Roman" w:hAnsi="Times New Roman"/>
                <w:sz w:val="28"/>
                <w:szCs w:val="28"/>
                <w:lang w:eastAsia="en-US"/>
              </w:rPr>
              <w:t>Вспенка(</w:t>
            </w:r>
            <w:r>
              <w:rPr>
                <w:rFonts w:eastAsia="Cambria" w:cs="Times New Roman" w:eastAsiaTheme="minorHAnsi" w:ascii="Times New Roman" w:hAnsi="Times New Roman"/>
                <w:sz w:val="28"/>
                <w:szCs w:val="28"/>
                <w:lang w:val="en-US" w:eastAsia="en-US"/>
              </w:rPr>
              <w:t>I</w:t>
            </w:r>
            <w:r>
              <w:rPr>
                <w:rFonts w:eastAsia="Cambria" w:cs="Times New Roman" w:eastAsiaTheme="minorHAnsi" w:ascii="Times New Roman" w:hAnsi="Times New Roman"/>
                <w:sz w:val="28"/>
                <w:szCs w:val="28"/>
                <w:lang w:eastAsia="en-US"/>
              </w:rPr>
              <w:t>)→ Вспенка(</w:t>
            </w:r>
            <w:r>
              <w:rPr>
                <w:rFonts w:eastAsia="Cambria" w:cs="Times New Roman" w:eastAsiaTheme="minorHAnsi" w:ascii="Times New Roman" w:hAnsi="Times New Roman"/>
                <w:sz w:val="28"/>
                <w:szCs w:val="28"/>
                <w:lang w:val="en-US" w:eastAsia="en-US"/>
              </w:rPr>
              <w:t>I</w:t>
            </w:r>
            <w:r>
              <w:rPr>
                <w:rFonts w:eastAsia="Cambria" w:cs="Times New Roman" w:eastAsiaTheme="minorHAnsi" w:ascii="Times New Roman" w:hAnsi="Times New Roman"/>
                <w:sz w:val="28"/>
                <w:szCs w:val="28"/>
                <w:lang w:eastAsia="en-US"/>
              </w:rPr>
              <w:t xml:space="preserve"> </w:t>
            </w:r>
            <w:r>
              <w:rPr>
                <w:rFonts w:eastAsia="Cambria" w:cs="Times New Roman" w:eastAsiaTheme="minorHAnsi" w:ascii="Times New Roman" w:hAnsi="Times New Roman"/>
                <w:sz w:val="28"/>
                <w:szCs w:val="28"/>
                <w:lang w:val="en-US" w:eastAsia="en-US"/>
              </w:rPr>
              <w:t>I</w:t>
            </w:r>
            <w:r>
              <w:rPr>
                <w:rFonts w:eastAsia="Cambria" w:cs="Times New Roman" w:eastAsiaTheme="minorHAnsi" w:ascii="Times New Roman" w:hAnsi="Times New Roman"/>
                <w:sz w:val="28"/>
                <w:szCs w:val="28"/>
                <w:lang w:eastAsia="en-US"/>
              </w:rPr>
              <w:t>)→ Вспенка(</w:t>
            </w:r>
            <w:r>
              <w:rPr>
                <w:rFonts w:eastAsia="Cambria" w:cs="Times New Roman" w:eastAsiaTheme="minorHAnsi" w:ascii="Times New Roman" w:hAnsi="Times New Roman"/>
                <w:sz w:val="28"/>
                <w:szCs w:val="28"/>
                <w:lang w:val="en-US" w:eastAsia="en-US"/>
              </w:rPr>
              <w:t>I</w:t>
            </w:r>
            <w:r>
              <w:rPr>
                <w:rFonts w:eastAsia="Cambria" w:cs="Times New Roman" w:eastAsiaTheme="minorHAnsi" w:ascii="Times New Roman" w:hAnsi="Times New Roman"/>
                <w:sz w:val="28"/>
                <w:szCs w:val="28"/>
                <w:lang w:eastAsia="en-US"/>
              </w:rPr>
              <w:t xml:space="preserve"> </w:t>
            </w:r>
            <w:r>
              <w:rPr>
                <w:rFonts w:eastAsia="Cambria" w:cs="Times New Roman" w:eastAsiaTheme="minorHAnsi" w:ascii="Times New Roman" w:hAnsi="Times New Roman"/>
                <w:sz w:val="28"/>
                <w:szCs w:val="28"/>
                <w:lang w:val="en-US" w:eastAsia="en-US"/>
              </w:rPr>
              <w:t>I</w:t>
            </w:r>
            <w:r>
              <w:rPr>
                <w:rFonts w:eastAsia="Cambria" w:cs="Times New Roman" w:eastAsiaTheme="minorHAnsi" w:ascii="Times New Roman" w:hAnsi="Times New Roman"/>
                <w:sz w:val="28"/>
                <w:szCs w:val="28"/>
                <w:lang w:eastAsia="en-US"/>
              </w:rPr>
              <w:t xml:space="preserve"> </w:t>
            </w:r>
            <w:r>
              <w:rPr>
                <w:rFonts w:eastAsia="Cambria" w:cs="Times New Roman" w:eastAsiaTheme="minorHAnsi" w:ascii="Times New Roman" w:hAnsi="Times New Roman"/>
                <w:sz w:val="28"/>
                <w:szCs w:val="28"/>
                <w:lang w:val="en-US" w:eastAsia="en-US"/>
              </w:rPr>
              <w:t>I</w:t>
            </w:r>
            <w:r>
              <w:rPr>
                <w:rFonts w:eastAsia="Cambria" w:cs="Times New Roman" w:eastAsiaTheme="minorHAnsi" w:ascii="Times New Roman" w:hAnsi="Times New Roman"/>
                <w:sz w:val="28"/>
                <w:szCs w:val="28"/>
                <w:lang w:eastAsia="en-US"/>
              </w:rPr>
              <w:t>)→ Формовка (2м)→ Акт2→ Резка2→</w:t>
            </w:r>
          </w:p>
          <w:p>
            <w:pPr>
              <w:pStyle w:val="NoSpacing"/>
              <w:spacing w:lineRule="auto" w:line="276"/>
              <w:ind w:right="0" w:hanging="0"/>
              <w:jc w:val="both"/>
              <w:rPr>
                <w:rFonts w:ascii="Times New Roman" w:hAnsi="Times New Roman" w:cs="Times New Roman"/>
                <w:sz w:val="28"/>
                <w:szCs w:val="28"/>
              </w:rPr>
            </w:pPr>
            <w:r>
              <w:rPr>
                <w:rFonts w:eastAsia="Cambria" w:cs="Times New Roman" w:eastAsiaTheme="minorHAnsi" w:ascii="Times New Roman" w:hAnsi="Times New Roman"/>
                <w:sz w:val="28"/>
                <w:szCs w:val="28"/>
                <w:lang w:eastAsia="en-US"/>
              </w:rPr>
              <w:t>Вспенка(</w:t>
            </w:r>
            <w:r>
              <w:rPr>
                <w:rFonts w:eastAsia="Cambria" w:cs="Times New Roman" w:eastAsiaTheme="minorHAnsi" w:ascii="Times New Roman" w:hAnsi="Times New Roman"/>
                <w:sz w:val="28"/>
                <w:szCs w:val="28"/>
                <w:lang w:val="en-US" w:eastAsia="en-US"/>
              </w:rPr>
              <w:t>I</w:t>
            </w:r>
            <w:r>
              <w:rPr>
                <w:rFonts w:eastAsia="Cambria" w:cs="Times New Roman" w:eastAsiaTheme="minorHAnsi" w:ascii="Times New Roman" w:hAnsi="Times New Roman"/>
                <w:sz w:val="28"/>
                <w:szCs w:val="28"/>
                <w:lang w:eastAsia="en-US"/>
              </w:rPr>
              <w:t>)→ Вспенка(</w:t>
            </w:r>
            <w:r>
              <w:rPr>
                <w:rFonts w:eastAsia="Cambria" w:cs="Times New Roman" w:eastAsiaTheme="minorHAnsi" w:ascii="Times New Roman" w:hAnsi="Times New Roman"/>
                <w:sz w:val="28"/>
                <w:szCs w:val="28"/>
                <w:lang w:val="en-US" w:eastAsia="en-US"/>
              </w:rPr>
              <w:t>I</w:t>
            </w:r>
            <w:r>
              <w:rPr>
                <w:rFonts w:eastAsia="Cambria" w:cs="Times New Roman" w:eastAsiaTheme="minorHAnsi" w:ascii="Times New Roman" w:hAnsi="Times New Roman"/>
                <w:sz w:val="28"/>
                <w:szCs w:val="28"/>
                <w:lang w:eastAsia="en-US"/>
              </w:rPr>
              <w:t xml:space="preserve"> </w:t>
            </w:r>
            <w:r>
              <w:rPr>
                <w:rFonts w:eastAsia="Cambria" w:cs="Times New Roman" w:eastAsiaTheme="minorHAnsi" w:ascii="Times New Roman" w:hAnsi="Times New Roman"/>
                <w:sz w:val="28"/>
                <w:szCs w:val="28"/>
                <w:lang w:val="en-US" w:eastAsia="en-US"/>
              </w:rPr>
              <w:t>I</w:t>
            </w:r>
            <w:r>
              <w:rPr>
                <w:rFonts w:eastAsia="Cambria" w:cs="Times New Roman" w:eastAsiaTheme="minorHAnsi" w:ascii="Times New Roman" w:hAnsi="Times New Roman"/>
                <w:sz w:val="28"/>
                <w:szCs w:val="28"/>
                <w:lang w:eastAsia="en-US"/>
              </w:rPr>
              <w:t>)→ Вспенка(</w:t>
            </w:r>
            <w:r>
              <w:rPr>
                <w:rFonts w:eastAsia="Cambria" w:cs="Times New Roman" w:eastAsiaTheme="minorHAnsi" w:ascii="Times New Roman" w:hAnsi="Times New Roman"/>
                <w:sz w:val="28"/>
                <w:szCs w:val="28"/>
                <w:lang w:val="en-US" w:eastAsia="en-US"/>
              </w:rPr>
              <w:t>I</w:t>
            </w:r>
            <w:r>
              <w:rPr>
                <w:rFonts w:eastAsia="Cambria" w:cs="Times New Roman" w:eastAsiaTheme="minorHAnsi" w:ascii="Times New Roman" w:hAnsi="Times New Roman"/>
                <w:sz w:val="28"/>
                <w:szCs w:val="28"/>
                <w:lang w:eastAsia="en-US"/>
              </w:rPr>
              <w:t xml:space="preserve"> </w:t>
            </w:r>
            <w:r>
              <w:rPr>
                <w:rFonts w:eastAsia="Cambria" w:cs="Times New Roman" w:eastAsiaTheme="minorHAnsi" w:ascii="Times New Roman" w:hAnsi="Times New Roman"/>
                <w:sz w:val="28"/>
                <w:szCs w:val="28"/>
                <w:lang w:val="en-US" w:eastAsia="en-US"/>
              </w:rPr>
              <w:t>I</w:t>
            </w:r>
            <w:r>
              <w:rPr>
                <w:rFonts w:eastAsia="Cambria" w:cs="Times New Roman" w:eastAsiaTheme="minorHAnsi" w:ascii="Times New Roman" w:hAnsi="Times New Roman"/>
                <w:sz w:val="28"/>
                <w:szCs w:val="28"/>
                <w:lang w:eastAsia="en-US"/>
              </w:rPr>
              <w:t xml:space="preserve"> </w:t>
            </w:r>
            <w:r>
              <w:rPr>
                <w:rFonts w:eastAsia="Cambria" w:cs="Times New Roman" w:eastAsiaTheme="minorHAnsi" w:ascii="Times New Roman" w:hAnsi="Times New Roman"/>
                <w:sz w:val="28"/>
                <w:szCs w:val="28"/>
                <w:lang w:val="en-US" w:eastAsia="en-US"/>
              </w:rPr>
              <w:t>I</w:t>
            </w:r>
            <w:r>
              <w:rPr>
                <w:rFonts w:eastAsia="Cambria" w:cs="Times New Roman" w:eastAsiaTheme="minorHAnsi" w:ascii="Times New Roman" w:hAnsi="Times New Roman"/>
                <w:sz w:val="28"/>
                <w:szCs w:val="28"/>
                <w:lang w:eastAsia="en-US"/>
              </w:rPr>
              <w:t>)→ Формовка (2м)→ Акт2→ Резка6→</w:t>
            </w:r>
          </w:p>
          <w:p>
            <w:pPr>
              <w:pStyle w:val="NoSpacing"/>
              <w:spacing w:lineRule="auto" w:line="276"/>
              <w:ind w:right="0" w:hanging="0"/>
              <w:jc w:val="both"/>
              <w:rPr>
                <w:rFonts w:ascii="Times New Roman" w:hAnsi="Times New Roman" w:eastAsia="Cambria" w:cs="Times New Roman" w:eastAsiaTheme="minorHAnsi"/>
                <w:sz w:val="28"/>
                <w:szCs w:val="28"/>
                <w:lang w:eastAsia="en-US"/>
              </w:rPr>
            </w:pPr>
            <w:r>
              <w:rPr>
                <w:rFonts w:eastAsia="Cambria" w:cs="Times New Roman" w:eastAsiaTheme="minorHAnsi" w:ascii="Times New Roman" w:hAnsi="Times New Roman"/>
                <w:sz w:val="28"/>
                <w:szCs w:val="28"/>
                <w:lang w:eastAsia="en-US"/>
              </w:rPr>
            </w:r>
          </w:p>
          <w:p>
            <w:pPr>
              <w:pStyle w:val="NoSpacing"/>
              <w:spacing w:lineRule="auto" w:line="276"/>
              <w:ind w:right="0" w:hanging="0"/>
              <w:jc w:val="both"/>
              <w:rPr>
                <w:rFonts w:ascii="Times New Roman" w:hAnsi="Times New Roman" w:cs="Times New Roman"/>
                <w:sz w:val="28"/>
                <w:szCs w:val="28"/>
              </w:rPr>
            </w:pPr>
            <w:r>
              <w:rPr>
                <w:rFonts w:eastAsia="Cambria" w:cs="Times New Roman" w:eastAsiaTheme="minorHAnsi" w:ascii="Times New Roman" w:hAnsi="Times New Roman"/>
                <w:sz w:val="28"/>
                <w:szCs w:val="28"/>
                <w:lang w:eastAsia="en-US"/>
              </w:rPr>
              <w:t>Вспенка(</w:t>
            </w:r>
            <w:r>
              <w:rPr>
                <w:rFonts w:eastAsia="Cambria" w:cs="Times New Roman" w:eastAsiaTheme="minorHAnsi" w:ascii="Times New Roman" w:hAnsi="Times New Roman"/>
                <w:sz w:val="28"/>
                <w:szCs w:val="28"/>
                <w:lang w:val="en-US" w:eastAsia="en-US"/>
              </w:rPr>
              <w:t>I</w:t>
            </w:r>
            <w:r>
              <w:rPr>
                <w:rFonts w:eastAsia="Cambria" w:cs="Times New Roman" w:eastAsiaTheme="minorHAnsi" w:ascii="Times New Roman" w:hAnsi="Times New Roman"/>
                <w:sz w:val="28"/>
                <w:szCs w:val="28"/>
                <w:lang w:eastAsia="en-US"/>
              </w:rPr>
              <w:t>)→ Вспенка(</w:t>
            </w:r>
            <w:r>
              <w:rPr>
                <w:rFonts w:eastAsia="Cambria" w:cs="Times New Roman" w:eastAsiaTheme="minorHAnsi" w:ascii="Times New Roman" w:hAnsi="Times New Roman"/>
                <w:sz w:val="28"/>
                <w:szCs w:val="28"/>
                <w:lang w:val="en-US" w:eastAsia="en-US"/>
              </w:rPr>
              <w:t>I</w:t>
            </w:r>
            <w:r>
              <w:rPr>
                <w:rFonts w:eastAsia="Cambria" w:cs="Times New Roman" w:eastAsiaTheme="minorHAnsi" w:ascii="Times New Roman" w:hAnsi="Times New Roman"/>
                <w:sz w:val="28"/>
                <w:szCs w:val="28"/>
                <w:lang w:eastAsia="en-US"/>
              </w:rPr>
              <w:t xml:space="preserve"> </w:t>
            </w:r>
            <w:r>
              <w:rPr>
                <w:rFonts w:eastAsia="Cambria" w:cs="Times New Roman" w:eastAsiaTheme="minorHAnsi" w:ascii="Times New Roman" w:hAnsi="Times New Roman"/>
                <w:sz w:val="28"/>
                <w:szCs w:val="28"/>
                <w:lang w:val="en-US" w:eastAsia="en-US"/>
              </w:rPr>
              <w:t>I</w:t>
            </w:r>
            <w:r>
              <w:rPr>
                <w:rFonts w:eastAsia="Cambria" w:cs="Times New Roman" w:eastAsiaTheme="minorHAnsi" w:ascii="Times New Roman" w:hAnsi="Times New Roman"/>
                <w:sz w:val="28"/>
                <w:szCs w:val="28"/>
                <w:lang w:eastAsia="en-US"/>
              </w:rPr>
              <w:t>)→ Формовка (2м)→ Акт2→ Резка2→</w:t>
            </w:r>
          </w:p>
          <w:p>
            <w:pPr>
              <w:pStyle w:val="NoSpacing"/>
              <w:spacing w:lineRule="auto" w:line="276"/>
              <w:ind w:right="0" w:hanging="0"/>
              <w:jc w:val="both"/>
              <w:rPr>
                <w:rFonts w:ascii="Times New Roman" w:hAnsi="Times New Roman" w:cs="Times New Roman"/>
                <w:sz w:val="28"/>
                <w:szCs w:val="28"/>
              </w:rPr>
            </w:pPr>
            <w:r>
              <w:rPr>
                <w:rFonts w:eastAsia="Cambria" w:cs="Times New Roman" w:eastAsiaTheme="minorHAnsi" w:ascii="Times New Roman" w:hAnsi="Times New Roman"/>
                <w:sz w:val="28"/>
                <w:szCs w:val="28"/>
                <w:lang w:eastAsia="en-US"/>
              </w:rPr>
              <w:t>Вспенка(</w:t>
            </w:r>
            <w:r>
              <w:rPr>
                <w:rFonts w:eastAsia="Cambria" w:cs="Times New Roman" w:eastAsiaTheme="minorHAnsi" w:ascii="Times New Roman" w:hAnsi="Times New Roman"/>
                <w:sz w:val="28"/>
                <w:szCs w:val="28"/>
                <w:lang w:val="en-US" w:eastAsia="en-US"/>
              </w:rPr>
              <w:t>I</w:t>
            </w:r>
            <w:r>
              <w:rPr>
                <w:rFonts w:eastAsia="Cambria" w:cs="Times New Roman" w:eastAsiaTheme="minorHAnsi" w:ascii="Times New Roman" w:hAnsi="Times New Roman"/>
                <w:sz w:val="28"/>
                <w:szCs w:val="28"/>
                <w:lang w:eastAsia="en-US"/>
              </w:rPr>
              <w:t>))→ Формовка (2м)→ Акт2→ Резка2→</w:t>
            </w:r>
          </w:p>
          <w:p>
            <w:pPr>
              <w:pStyle w:val="NoSpacing"/>
              <w:spacing w:lineRule="auto" w:line="276"/>
              <w:ind w:right="0" w:hanging="0"/>
              <w:jc w:val="both"/>
              <w:rPr>
                <w:rFonts w:ascii="Times New Roman" w:hAnsi="Times New Roman" w:cs="Times New Roman"/>
                <w:sz w:val="28"/>
                <w:szCs w:val="28"/>
              </w:rPr>
            </w:pPr>
            <w:r>
              <w:rPr>
                <w:rFonts w:eastAsia="Cambria" w:cs="Times New Roman" w:eastAsiaTheme="minorHAnsi" w:ascii="Times New Roman" w:hAnsi="Times New Roman"/>
                <w:sz w:val="28"/>
                <w:szCs w:val="28"/>
                <w:lang w:eastAsia="en-US"/>
              </w:rPr>
              <w:t>Вспенка(</w:t>
            </w:r>
            <w:r>
              <w:rPr>
                <w:rFonts w:eastAsia="Cambria" w:cs="Times New Roman" w:eastAsiaTheme="minorHAnsi" w:ascii="Times New Roman" w:hAnsi="Times New Roman"/>
                <w:sz w:val="28"/>
                <w:szCs w:val="28"/>
                <w:lang w:val="en-US" w:eastAsia="en-US"/>
              </w:rPr>
              <w:t>I</w:t>
            </w:r>
            <w:r>
              <w:rPr>
                <w:rFonts w:eastAsia="Cambria" w:cs="Times New Roman" w:eastAsiaTheme="minorHAnsi" w:ascii="Times New Roman" w:hAnsi="Times New Roman"/>
                <w:sz w:val="28"/>
                <w:szCs w:val="28"/>
                <w:lang w:eastAsia="en-US"/>
              </w:rPr>
              <w:t>)→ Вспенка(</w:t>
            </w:r>
            <w:r>
              <w:rPr>
                <w:rFonts w:eastAsia="Cambria" w:cs="Times New Roman" w:eastAsiaTheme="minorHAnsi" w:ascii="Times New Roman" w:hAnsi="Times New Roman"/>
                <w:sz w:val="28"/>
                <w:szCs w:val="28"/>
                <w:lang w:val="en-US" w:eastAsia="en-US"/>
              </w:rPr>
              <w:t>I</w:t>
            </w:r>
            <w:r>
              <w:rPr>
                <w:rFonts w:eastAsia="Cambria" w:cs="Times New Roman" w:eastAsiaTheme="minorHAnsi" w:ascii="Times New Roman" w:hAnsi="Times New Roman"/>
                <w:sz w:val="28"/>
                <w:szCs w:val="28"/>
                <w:lang w:eastAsia="en-US"/>
              </w:rPr>
              <w:t xml:space="preserve"> </w:t>
            </w:r>
            <w:r>
              <w:rPr>
                <w:rFonts w:eastAsia="Cambria" w:cs="Times New Roman" w:eastAsiaTheme="minorHAnsi" w:ascii="Times New Roman" w:hAnsi="Times New Roman"/>
                <w:sz w:val="28"/>
                <w:szCs w:val="28"/>
                <w:lang w:val="en-US" w:eastAsia="en-US"/>
              </w:rPr>
              <w:t>I</w:t>
            </w:r>
            <w:r>
              <w:rPr>
                <w:rFonts w:eastAsia="Cambria" w:cs="Times New Roman" w:eastAsiaTheme="minorHAnsi" w:ascii="Times New Roman" w:hAnsi="Times New Roman"/>
                <w:sz w:val="28"/>
                <w:szCs w:val="28"/>
                <w:lang w:eastAsia="en-US"/>
              </w:rPr>
              <w:t>)→ Формовка (2м)→ Акт2→ Резка6→</w:t>
            </w:r>
          </w:p>
          <w:p>
            <w:pPr>
              <w:pStyle w:val="NoSpacing"/>
              <w:spacing w:lineRule="auto" w:line="276"/>
              <w:ind w:right="0" w:hanging="0"/>
              <w:jc w:val="both"/>
              <w:rPr>
                <w:rFonts w:ascii="Times New Roman" w:hAnsi="Times New Roman" w:cs="Times New Roman"/>
                <w:sz w:val="28"/>
                <w:szCs w:val="28"/>
              </w:rPr>
            </w:pPr>
            <w:r>
              <w:rPr>
                <w:rFonts w:eastAsia="Cambria" w:cs="Times New Roman" w:eastAsiaTheme="minorHAnsi" w:ascii="Times New Roman" w:hAnsi="Times New Roman"/>
                <w:sz w:val="28"/>
                <w:szCs w:val="28"/>
                <w:lang w:eastAsia="en-US"/>
              </w:rPr>
              <w:t>Вспенка(</w:t>
            </w:r>
            <w:r>
              <w:rPr>
                <w:rFonts w:eastAsia="Cambria" w:cs="Times New Roman" w:eastAsiaTheme="minorHAnsi" w:ascii="Times New Roman" w:hAnsi="Times New Roman"/>
                <w:sz w:val="28"/>
                <w:szCs w:val="28"/>
                <w:lang w:val="en-US" w:eastAsia="en-US"/>
              </w:rPr>
              <w:t>I</w:t>
            </w:r>
            <w:r>
              <w:rPr>
                <w:rFonts w:eastAsia="Cambria" w:cs="Times New Roman" w:eastAsiaTheme="minorHAnsi" w:ascii="Times New Roman" w:hAnsi="Times New Roman"/>
                <w:sz w:val="28"/>
                <w:szCs w:val="28"/>
                <w:lang w:eastAsia="en-US"/>
              </w:rPr>
              <w:t>))→ Формовка (2м)→ Акт2→ Резка6→</w:t>
            </w:r>
          </w:p>
          <w:p>
            <w:pPr>
              <w:pStyle w:val="NoSpacing"/>
              <w:spacing w:lineRule="auto" w:line="276"/>
              <w:ind w:right="0" w:hanging="0"/>
              <w:jc w:val="both"/>
              <w:rPr>
                <w:rFonts w:ascii="Times New Roman" w:hAnsi="Times New Roman" w:eastAsia="Cambria" w:cs="Times New Roman" w:eastAsiaTheme="minorHAnsi"/>
                <w:sz w:val="28"/>
                <w:szCs w:val="28"/>
                <w:lang w:eastAsia="en-US"/>
              </w:rPr>
            </w:pPr>
            <w:r>
              <w:rPr>
                <w:rFonts w:eastAsia="Cambria" w:cs="Times New Roman" w:eastAsiaTheme="minorHAnsi" w:ascii="Times New Roman" w:hAnsi="Times New Roman"/>
                <w:sz w:val="28"/>
                <w:szCs w:val="28"/>
                <w:lang w:eastAsia="en-US"/>
              </w:rPr>
            </w:r>
          </w:p>
          <w:p>
            <w:pPr>
              <w:pStyle w:val="NoSpacing"/>
              <w:spacing w:lineRule="auto" w:line="276"/>
              <w:ind w:right="0" w:hanging="0"/>
              <w:jc w:val="both"/>
              <w:rPr>
                <w:rFonts w:ascii="Times New Roman" w:hAnsi="Times New Roman" w:cs="Times New Roman"/>
                <w:sz w:val="28"/>
                <w:szCs w:val="28"/>
              </w:rPr>
            </w:pPr>
            <w:r>
              <w:rPr>
                <w:rFonts w:eastAsia="Cambria" w:cs="Times New Roman" w:eastAsiaTheme="minorHAnsi" w:ascii="Times New Roman" w:hAnsi="Times New Roman"/>
                <w:sz w:val="28"/>
                <w:szCs w:val="28"/>
                <w:lang w:eastAsia="en-US"/>
              </w:rPr>
              <w:t>Вспенка(</w:t>
            </w:r>
            <w:r>
              <w:rPr>
                <w:rFonts w:eastAsia="Cambria" w:cs="Times New Roman" w:eastAsiaTheme="minorHAnsi" w:ascii="Times New Roman" w:hAnsi="Times New Roman"/>
                <w:sz w:val="28"/>
                <w:szCs w:val="28"/>
                <w:lang w:val="en-US" w:eastAsia="en-US"/>
              </w:rPr>
              <w:t>I</w:t>
            </w:r>
            <w:r>
              <w:rPr>
                <w:rFonts w:eastAsia="Cambria" w:cs="Times New Roman" w:eastAsiaTheme="minorHAnsi" w:ascii="Times New Roman" w:hAnsi="Times New Roman"/>
                <w:sz w:val="28"/>
                <w:szCs w:val="28"/>
                <w:lang w:eastAsia="en-US"/>
              </w:rPr>
              <w:t>)→ Вспенка(</w:t>
            </w:r>
            <w:r>
              <w:rPr>
                <w:rFonts w:eastAsia="Cambria" w:cs="Times New Roman" w:eastAsiaTheme="minorHAnsi" w:ascii="Times New Roman" w:hAnsi="Times New Roman"/>
                <w:sz w:val="28"/>
                <w:szCs w:val="28"/>
                <w:lang w:val="en-US" w:eastAsia="en-US"/>
              </w:rPr>
              <w:t>I</w:t>
            </w:r>
            <w:r>
              <w:rPr>
                <w:rFonts w:eastAsia="Cambria" w:cs="Times New Roman" w:eastAsiaTheme="minorHAnsi" w:ascii="Times New Roman" w:hAnsi="Times New Roman"/>
                <w:sz w:val="28"/>
                <w:szCs w:val="28"/>
                <w:lang w:eastAsia="en-US"/>
              </w:rPr>
              <w:t xml:space="preserve"> </w:t>
            </w:r>
            <w:r>
              <w:rPr>
                <w:rFonts w:eastAsia="Cambria" w:cs="Times New Roman" w:eastAsiaTheme="minorHAnsi" w:ascii="Times New Roman" w:hAnsi="Times New Roman"/>
                <w:sz w:val="28"/>
                <w:szCs w:val="28"/>
                <w:lang w:val="en-US" w:eastAsia="en-US"/>
              </w:rPr>
              <w:t>I</w:t>
            </w:r>
            <w:r>
              <w:rPr>
                <w:rFonts w:eastAsia="Cambria" w:cs="Times New Roman" w:eastAsiaTheme="minorHAnsi" w:ascii="Times New Roman" w:hAnsi="Times New Roman"/>
                <w:sz w:val="28"/>
                <w:szCs w:val="28"/>
                <w:lang w:eastAsia="en-US"/>
              </w:rPr>
              <w:t>)→ Формовка (6м)→ Акт2→ Резка6→</w:t>
            </w:r>
          </w:p>
          <w:p>
            <w:pPr>
              <w:pStyle w:val="NoSpacing"/>
              <w:spacing w:lineRule="auto" w:line="276"/>
              <w:ind w:right="0" w:hanging="0"/>
              <w:jc w:val="both"/>
              <w:rPr>
                <w:rFonts w:ascii="Times New Roman" w:hAnsi="Times New Roman" w:cs="Times New Roman"/>
                <w:sz w:val="28"/>
                <w:szCs w:val="28"/>
              </w:rPr>
            </w:pPr>
            <w:r>
              <w:rPr>
                <w:rFonts w:eastAsia="Cambria" w:cs="Times New Roman" w:eastAsiaTheme="minorHAnsi" w:ascii="Times New Roman" w:hAnsi="Times New Roman"/>
                <w:sz w:val="28"/>
                <w:szCs w:val="28"/>
                <w:lang w:eastAsia="en-US"/>
              </w:rPr>
              <w:t>Вспенка(</w:t>
            </w:r>
            <w:r>
              <w:rPr>
                <w:rFonts w:eastAsia="Cambria" w:cs="Times New Roman" w:eastAsiaTheme="minorHAnsi" w:ascii="Times New Roman" w:hAnsi="Times New Roman"/>
                <w:sz w:val="28"/>
                <w:szCs w:val="28"/>
                <w:lang w:val="en-US" w:eastAsia="en-US"/>
              </w:rPr>
              <w:t>I</w:t>
            </w:r>
            <w:r>
              <w:rPr>
                <w:rFonts w:eastAsia="Cambria" w:cs="Times New Roman" w:eastAsiaTheme="minorHAnsi" w:ascii="Times New Roman" w:hAnsi="Times New Roman"/>
                <w:sz w:val="28"/>
                <w:szCs w:val="28"/>
                <w:lang w:eastAsia="en-US"/>
              </w:rPr>
              <w:t>))→ Формовка (6м)→ Акт2→ Резка6→</w:t>
            </w:r>
          </w:p>
          <w:p>
            <w:pPr>
              <w:pStyle w:val="NoSpacing"/>
              <w:spacing w:lineRule="auto" w:line="276"/>
              <w:ind w:right="0" w:hanging="0"/>
              <w:jc w:val="both"/>
              <w:rPr>
                <w:rFonts w:ascii="Times New Roman" w:hAnsi="Times New Roman" w:eastAsia="Cambria" w:cs="Times New Roman" w:eastAsiaTheme="minorHAnsi"/>
                <w:sz w:val="28"/>
                <w:szCs w:val="28"/>
                <w:lang w:eastAsia="en-US"/>
              </w:rPr>
            </w:pPr>
            <w:r>
              <w:rPr>
                <w:rFonts w:eastAsia="Cambria" w:cs="Times New Roman" w:eastAsiaTheme="minorHAnsi" w:ascii="Times New Roman" w:hAnsi="Times New Roman"/>
                <w:sz w:val="28"/>
                <w:szCs w:val="28"/>
                <w:lang w:eastAsia="en-US"/>
              </w:rPr>
            </w:r>
          </w:p>
          <w:p>
            <w:pPr>
              <w:pStyle w:val="NoSpacing"/>
              <w:spacing w:lineRule="auto" w:line="276"/>
              <w:ind w:right="0" w:hanging="0"/>
              <w:jc w:val="both"/>
              <w:rPr>
                <w:rFonts w:ascii="Times New Roman" w:hAnsi="Times New Roman" w:cs="Times New Roman"/>
                <w:sz w:val="28"/>
                <w:szCs w:val="28"/>
              </w:rPr>
            </w:pPr>
            <w:r>
              <w:rPr>
                <w:rFonts w:eastAsia="Cambria" w:cs="Times New Roman" w:eastAsiaTheme="minorHAnsi" w:ascii="Times New Roman" w:hAnsi="Times New Roman"/>
                <w:sz w:val="28"/>
                <w:szCs w:val="28"/>
                <w:lang w:eastAsia="en-US"/>
              </w:rPr>
              <w:t>Вспенка(</w:t>
            </w:r>
            <w:r>
              <w:rPr>
                <w:rFonts w:eastAsia="Cambria" w:cs="Times New Roman" w:eastAsiaTheme="minorHAnsi" w:ascii="Times New Roman" w:hAnsi="Times New Roman"/>
                <w:sz w:val="28"/>
                <w:szCs w:val="28"/>
                <w:lang w:val="en-US" w:eastAsia="en-US"/>
              </w:rPr>
              <w:t>I</w:t>
            </w:r>
            <w:r>
              <w:rPr>
                <w:rFonts w:eastAsia="Cambria" w:cs="Times New Roman" w:eastAsiaTheme="minorHAnsi" w:ascii="Times New Roman" w:hAnsi="Times New Roman"/>
                <w:sz w:val="28"/>
                <w:szCs w:val="28"/>
                <w:lang w:eastAsia="en-US"/>
              </w:rPr>
              <w:t>)→ Вспенка(</w:t>
            </w:r>
            <w:r>
              <w:rPr>
                <w:rFonts w:eastAsia="Cambria" w:cs="Times New Roman" w:eastAsiaTheme="minorHAnsi" w:ascii="Times New Roman" w:hAnsi="Times New Roman"/>
                <w:sz w:val="28"/>
                <w:szCs w:val="28"/>
                <w:lang w:val="en-US" w:eastAsia="en-US"/>
              </w:rPr>
              <w:t>I</w:t>
            </w:r>
            <w:r>
              <w:rPr>
                <w:rFonts w:eastAsia="Cambria" w:cs="Times New Roman" w:eastAsiaTheme="minorHAnsi" w:ascii="Times New Roman" w:hAnsi="Times New Roman"/>
                <w:sz w:val="28"/>
                <w:szCs w:val="28"/>
                <w:lang w:eastAsia="en-US"/>
              </w:rPr>
              <w:t xml:space="preserve"> </w:t>
            </w:r>
            <w:r>
              <w:rPr>
                <w:rFonts w:eastAsia="Cambria" w:cs="Times New Roman" w:eastAsiaTheme="minorHAnsi" w:ascii="Times New Roman" w:hAnsi="Times New Roman"/>
                <w:sz w:val="28"/>
                <w:szCs w:val="28"/>
                <w:lang w:val="en-US" w:eastAsia="en-US"/>
              </w:rPr>
              <w:t>I</w:t>
            </w:r>
            <w:r>
              <w:rPr>
                <w:rFonts w:eastAsia="Cambria" w:cs="Times New Roman" w:eastAsiaTheme="minorHAnsi" w:ascii="Times New Roman" w:hAnsi="Times New Roman"/>
                <w:sz w:val="28"/>
                <w:szCs w:val="28"/>
                <w:lang w:eastAsia="en-US"/>
              </w:rPr>
              <w:t xml:space="preserve">)→ Формовка (пеноформ)→ Акт2→ </w:t>
            </w:r>
          </w:p>
          <w:p>
            <w:pPr>
              <w:pStyle w:val="NoSpacing"/>
              <w:spacing w:lineRule="auto" w:line="276"/>
              <w:ind w:right="0" w:hanging="0"/>
              <w:jc w:val="both"/>
              <w:rPr>
                <w:rFonts w:ascii="Times New Roman" w:hAnsi="Times New Roman" w:cs="Times New Roman"/>
                <w:sz w:val="28"/>
                <w:szCs w:val="28"/>
              </w:rPr>
            </w:pPr>
            <w:r>
              <w:rPr>
                <w:rFonts w:eastAsia="Cambria" w:cs="Times New Roman" w:eastAsiaTheme="minorHAnsi" w:ascii="Times New Roman" w:hAnsi="Times New Roman"/>
                <w:sz w:val="28"/>
                <w:szCs w:val="28"/>
                <w:lang w:eastAsia="en-US"/>
              </w:rPr>
              <w:t>Вспенка(</w:t>
            </w:r>
            <w:r>
              <w:rPr>
                <w:rFonts w:eastAsia="Cambria" w:cs="Times New Roman" w:eastAsiaTheme="minorHAnsi" w:ascii="Times New Roman" w:hAnsi="Times New Roman"/>
                <w:sz w:val="28"/>
                <w:szCs w:val="28"/>
                <w:lang w:val="en-US" w:eastAsia="en-US"/>
              </w:rPr>
              <w:t>I</w:t>
            </w:r>
            <w:r>
              <w:rPr>
                <w:rFonts w:eastAsia="Cambria" w:cs="Times New Roman" w:eastAsiaTheme="minorHAnsi" w:ascii="Times New Roman" w:hAnsi="Times New Roman"/>
                <w:sz w:val="28"/>
                <w:szCs w:val="28"/>
                <w:lang w:eastAsia="en-US"/>
              </w:rPr>
              <w:t>))→ Формовка (пеноформ)→ Акт2→</w:t>
            </w:r>
          </w:p>
          <w:p>
            <w:pPr>
              <w:pStyle w:val="NoSpacing"/>
              <w:spacing w:lineRule="auto" w:line="276"/>
              <w:ind w:right="0" w:hanging="0"/>
              <w:jc w:val="both"/>
              <w:rPr>
                <w:rFonts w:ascii="Times New Roman" w:hAnsi="Times New Roman" w:eastAsia="Cambria" w:cs="Times New Roman" w:eastAsiaTheme="minorHAnsi"/>
                <w:sz w:val="28"/>
                <w:szCs w:val="28"/>
                <w:lang w:eastAsia="en-US"/>
              </w:rPr>
            </w:pPr>
            <w:r>
              <w:rPr>
                <w:rFonts w:eastAsia="Cambria" w:cs="Times New Roman" w:eastAsiaTheme="minorHAnsi" w:ascii="Times New Roman" w:hAnsi="Times New Roman"/>
                <w:sz w:val="28"/>
                <w:szCs w:val="28"/>
                <w:lang w:eastAsia="en-US"/>
              </w:rPr>
            </w:r>
          </w:p>
          <w:p>
            <w:pPr>
              <w:pStyle w:val="NoSpacing"/>
              <w:spacing w:lineRule="auto" w:line="276"/>
              <w:ind w:right="0" w:hanging="0"/>
              <w:jc w:val="both"/>
              <w:rPr>
                <w:rFonts w:ascii="Times New Roman" w:hAnsi="Times New Roman" w:cs="Times New Roman"/>
                <w:sz w:val="28"/>
                <w:szCs w:val="28"/>
              </w:rPr>
            </w:pPr>
            <w:r>
              <w:rPr>
                <w:rFonts w:eastAsia="Cambria" w:cs="Times New Roman" w:eastAsiaTheme="minorHAnsi" w:ascii="Times New Roman" w:hAnsi="Times New Roman"/>
                <w:sz w:val="28"/>
                <w:szCs w:val="28"/>
                <w:lang w:eastAsia="en-US"/>
              </w:rPr>
              <w:t>Вспенка(</w:t>
            </w:r>
            <w:r>
              <w:rPr>
                <w:rFonts w:eastAsia="Cambria" w:cs="Times New Roman" w:eastAsiaTheme="minorHAnsi" w:ascii="Times New Roman" w:hAnsi="Times New Roman"/>
                <w:sz w:val="28"/>
                <w:szCs w:val="28"/>
                <w:lang w:val="en-US" w:eastAsia="en-US"/>
              </w:rPr>
              <w:t>I</w:t>
            </w:r>
            <w:r>
              <w:rPr>
                <w:rFonts w:eastAsia="Cambria" w:cs="Times New Roman" w:eastAsiaTheme="minorHAnsi" w:ascii="Times New Roman" w:hAnsi="Times New Roman"/>
                <w:sz w:val="28"/>
                <w:szCs w:val="28"/>
                <w:lang w:eastAsia="en-US"/>
              </w:rPr>
              <w:t>)→ Вспенка(</w:t>
            </w:r>
            <w:r>
              <w:rPr>
                <w:rFonts w:eastAsia="Cambria" w:cs="Times New Roman" w:eastAsiaTheme="minorHAnsi" w:ascii="Times New Roman" w:hAnsi="Times New Roman"/>
                <w:sz w:val="28"/>
                <w:szCs w:val="28"/>
                <w:lang w:val="en-US" w:eastAsia="en-US"/>
              </w:rPr>
              <w:t>I</w:t>
            </w:r>
            <w:r>
              <w:rPr>
                <w:rFonts w:eastAsia="Cambria" w:cs="Times New Roman" w:eastAsiaTheme="minorHAnsi" w:ascii="Times New Roman" w:hAnsi="Times New Roman"/>
                <w:sz w:val="28"/>
                <w:szCs w:val="28"/>
                <w:lang w:eastAsia="en-US"/>
              </w:rPr>
              <w:t xml:space="preserve"> </w:t>
            </w:r>
            <w:r>
              <w:rPr>
                <w:rFonts w:eastAsia="Cambria" w:cs="Times New Roman" w:eastAsiaTheme="minorHAnsi" w:ascii="Times New Roman" w:hAnsi="Times New Roman"/>
                <w:sz w:val="28"/>
                <w:szCs w:val="28"/>
                <w:lang w:val="en-US" w:eastAsia="en-US"/>
              </w:rPr>
              <w:t>I</w:t>
            </w:r>
            <w:r>
              <w:rPr>
                <w:rFonts w:eastAsia="Cambria" w:cs="Times New Roman" w:eastAsiaTheme="minorHAnsi" w:ascii="Times New Roman" w:hAnsi="Times New Roman"/>
                <w:sz w:val="28"/>
                <w:szCs w:val="28"/>
                <w:lang w:eastAsia="en-US"/>
              </w:rPr>
              <w:t>)→ Формовка (2м)→ Акт2→ Резка2→</w:t>
            </w:r>
          </w:p>
          <w:p>
            <w:pPr>
              <w:pStyle w:val="NoSpacing"/>
              <w:spacing w:lineRule="auto" w:line="276"/>
              <w:ind w:right="0" w:hanging="0"/>
              <w:jc w:val="both"/>
              <w:rPr>
                <w:rFonts w:ascii="Times New Roman" w:hAnsi="Times New Roman" w:cs="Times New Roman"/>
                <w:sz w:val="28"/>
                <w:szCs w:val="28"/>
              </w:rPr>
            </w:pPr>
            <w:r>
              <w:rPr>
                <w:rFonts w:eastAsia="Cambria" w:cs="Times New Roman" w:eastAsiaTheme="minorHAnsi" w:ascii="Times New Roman" w:hAnsi="Times New Roman"/>
                <w:sz w:val="28"/>
                <w:szCs w:val="28"/>
                <w:lang w:eastAsia="en-US"/>
              </w:rPr>
              <w:t>Вспенка(</w:t>
            </w:r>
            <w:r>
              <w:rPr>
                <w:rFonts w:eastAsia="Cambria" w:cs="Times New Roman" w:eastAsiaTheme="minorHAnsi" w:ascii="Times New Roman" w:hAnsi="Times New Roman"/>
                <w:sz w:val="28"/>
                <w:szCs w:val="28"/>
                <w:lang w:val="en-US" w:eastAsia="en-US"/>
              </w:rPr>
              <w:t>I</w:t>
            </w:r>
            <w:r>
              <w:rPr>
                <w:rFonts w:eastAsia="Cambria" w:cs="Times New Roman" w:eastAsiaTheme="minorHAnsi" w:ascii="Times New Roman" w:hAnsi="Times New Roman"/>
                <w:sz w:val="28"/>
                <w:szCs w:val="28"/>
                <w:lang w:eastAsia="en-US"/>
              </w:rPr>
              <w:t>))→ Формовка (2м)→ Акт2→ Резка2→</w:t>
            </w:r>
          </w:p>
          <w:p>
            <w:pPr>
              <w:pStyle w:val="NoSpacing"/>
              <w:spacing w:lineRule="auto" w:line="276"/>
              <w:ind w:right="0" w:hanging="0"/>
              <w:jc w:val="both"/>
              <w:rPr>
                <w:rFonts w:ascii="Times New Roman" w:hAnsi="Times New Roman" w:cs="Times New Roman"/>
                <w:sz w:val="28"/>
                <w:szCs w:val="28"/>
              </w:rPr>
            </w:pPr>
            <w:r>
              <w:rPr>
                <w:rFonts w:eastAsia="Cambria" w:cs="Times New Roman" w:eastAsiaTheme="minorHAnsi" w:ascii="Times New Roman" w:hAnsi="Times New Roman"/>
                <w:sz w:val="28"/>
                <w:szCs w:val="28"/>
                <w:lang w:eastAsia="en-US"/>
              </w:rPr>
              <w:t>Вспенка(</w:t>
            </w:r>
            <w:r>
              <w:rPr>
                <w:rFonts w:eastAsia="Cambria" w:cs="Times New Roman" w:eastAsiaTheme="minorHAnsi" w:ascii="Times New Roman" w:hAnsi="Times New Roman"/>
                <w:sz w:val="28"/>
                <w:szCs w:val="28"/>
                <w:lang w:val="en-US" w:eastAsia="en-US"/>
              </w:rPr>
              <w:t>I</w:t>
            </w:r>
            <w:r>
              <w:rPr>
                <w:rFonts w:eastAsia="Cambria" w:cs="Times New Roman" w:eastAsiaTheme="minorHAnsi" w:ascii="Times New Roman" w:hAnsi="Times New Roman"/>
                <w:sz w:val="28"/>
                <w:szCs w:val="28"/>
                <w:lang w:eastAsia="en-US"/>
              </w:rPr>
              <w:t>)→ Вспенка(</w:t>
            </w:r>
            <w:r>
              <w:rPr>
                <w:rFonts w:eastAsia="Cambria" w:cs="Times New Roman" w:eastAsiaTheme="minorHAnsi" w:ascii="Times New Roman" w:hAnsi="Times New Roman"/>
                <w:sz w:val="28"/>
                <w:szCs w:val="28"/>
                <w:lang w:val="en-US" w:eastAsia="en-US"/>
              </w:rPr>
              <w:t>I</w:t>
            </w:r>
            <w:r>
              <w:rPr>
                <w:rFonts w:eastAsia="Cambria" w:cs="Times New Roman" w:eastAsiaTheme="minorHAnsi" w:ascii="Times New Roman" w:hAnsi="Times New Roman"/>
                <w:sz w:val="28"/>
                <w:szCs w:val="28"/>
                <w:lang w:eastAsia="en-US"/>
              </w:rPr>
              <w:t xml:space="preserve"> </w:t>
            </w:r>
            <w:r>
              <w:rPr>
                <w:rFonts w:eastAsia="Cambria" w:cs="Times New Roman" w:eastAsiaTheme="minorHAnsi" w:ascii="Times New Roman" w:hAnsi="Times New Roman"/>
                <w:sz w:val="28"/>
                <w:szCs w:val="28"/>
                <w:lang w:val="en-US" w:eastAsia="en-US"/>
              </w:rPr>
              <w:t>I</w:t>
            </w:r>
            <w:r>
              <w:rPr>
                <w:rFonts w:eastAsia="Cambria" w:cs="Times New Roman" w:eastAsiaTheme="minorHAnsi" w:ascii="Times New Roman" w:hAnsi="Times New Roman"/>
                <w:sz w:val="28"/>
                <w:szCs w:val="28"/>
                <w:lang w:eastAsia="en-US"/>
              </w:rPr>
              <w:t>)→ Формовка (6м)→ Акт2→ Резка6→</w:t>
            </w:r>
          </w:p>
          <w:p>
            <w:pPr>
              <w:pStyle w:val="NoSpacing"/>
              <w:spacing w:lineRule="auto" w:line="276"/>
              <w:ind w:right="0" w:hanging="0"/>
              <w:jc w:val="both"/>
              <w:rPr>
                <w:rFonts w:ascii="Times New Roman" w:hAnsi="Times New Roman" w:cs="Times New Roman"/>
                <w:sz w:val="28"/>
                <w:szCs w:val="28"/>
              </w:rPr>
            </w:pPr>
            <w:r>
              <w:rPr>
                <w:rFonts w:eastAsia="Cambria" w:cs="Times New Roman" w:eastAsiaTheme="minorHAnsi" w:ascii="Times New Roman" w:hAnsi="Times New Roman"/>
                <w:sz w:val="28"/>
                <w:szCs w:val="28"/>
                <w:lang w:eastAsia="en-US"/>
              </w:rPr>
              <w:t>Вспенка(</w:t>
            </w:r>
            <w:r>
              <w:rPr>
                <w:rFonts w:eastAsia="Cambria" w:cs="Times New Roman" w:eastAsiaTheme="minorHAnsi" w:ascii="Times New Roman" w:hAnsi="Times New Roman"/>
                <w:sz w:val="28"/>
                <w:szCs w:val="28"/>
                <w:lang w:val="en-US" w:eastAsia="en-US"/>
              </w:rPr>
              <w:t>I</w:t>
            </w:r>
            <w:r>
              <w:rPr>
                <w:rFonts w:eastAsia="Cambria" w:cs="Times New Roman" w:eastAsiaTheme="minorHAnsi" w:ascii="Times New Roman" w:hAnsi="Times New Roman"/>
                <w:sz w:val="28"/>
                <w:szCs w:val="28"/>
                <w:lang w:eastAsia="en-US"/>
              </w:rPr>
              <w:t>))→ Формовка (6м)→ Акт2→ Резка6→</w:t>
            </w:r>
          </w:p>
          <w:p>
            <w:pPr>
              <w:pStyle w:val="NoSpacing"/>
              <w:spacing w:lineRule="auto" w:line="276"/>
              <w:ind w:right="0" w:hanging="0"/>
              <w:jc w:val="both"/>
              <w:rPr>
                <w:rFonts w:ascii="Times New Roman" w:hAnsi="Times New Roman" w:eastAsia="Cambria" w:cs="Times New Roman" w:eastAsiaTheme="minorHAnsi"/>
                <w:sz w:val="28"/>
                <w:szCs w:val="28"/>
                <w:lang w:eastAsia="en-US"/>
              </w:rPr>
            </w:pPr>
            <w:r>
              <w:rPr>
                <w:rFonts w:eastAsia="Cambria" w:cs="Times New Roman" w:eastAsiaTheme="minorHAnsi" w:ascii="Times New Roman" w:hAnsi="Times New Roman"/>
                <w:sz w:val="28"/>
                <w:szCs w:val="28"/>
                <w:lang w:eastAsia="en-US"/>
              </w:rPr>
            </w:r>
          </w:p>
          <w:p>
            <w:pPr>
              <w:pStyle w:val="NoSpacing"/>
              <w:spacing w:lineRule="auto" w:line="276"/>
              <w:ind w:right="0" w:hanging="0"/>
              <w:jc w:val="both"/>
              <w:rPr>
                <w:rFonts w:ascii="Times New Roman" w:hAnsi="Times New Roman" w:cs="Times New Roman"/>
                <w:sz w:val="28"/>
                <w:szCs w:val="28"/>
              </w:rPr>
            </w:pPr>
            <w:r>
              <w:rPr>
                <w:rFonts w:eastAsia="Cambria" w:cs="Times New Roman" w:eastAsiaTheme="minorHAnsi" w:ascii="Times New Roman" w:hAnsi="Times New Roman"/>
                <w:sz w:val="28"/>
                <w:szCs w:val="28"/>
                <w:lang w:eastAsia="en-US"/>
              </w:rPr>
              <w:t>Вспенка(</w:t>
            </w:r>
            <w:r>
              <w:rPr>
                <w:rFonts w:eastAsia="Cambria" w:cs="Times New Roman" w:eastAsiaTheme="minorHAnsi" w:ascii="Times New Roman" w:hAnsi="Times New Roman"/>
                <w:sz w:val="28"/>
                <w:szCs w:val="28"/>
                <w:lang w:val="en-US" w:eastAsia="en-US"/>
              </w:rPr>
              <w:t>I</w:t>
            </w:r>
            <w:r>
              <w:rPr>
                <w:rFonts w:eastAsia="Cambria" w:cs="Times New Roman" w:eastAsiaTheme="minorHAnsi" w:ascii="Times New Roman" w:hAnsi="Times New Roman"/>
                <w:sz w:val="28"/>
                <w:szCs w:val="28"/>
                <w:lang w:eastAsia="en-US"/>
              </w:rPr>
              <w:t>)→ Вспенка(</w:t>
            </w:r>
            <w:r>
              <w:rPr>
                <w:rFonts w:eastAsia="Cambria" w:cs="Times New Roman" w:eastAsiaTheme="minorHAnsi" w:ascii="Times New Roman" w:hAnsi="Times New Roman"/>
                <w:sz w:val="28"/>
                <w:szCs w:val="28"/>
                <w:lang w:val="en-US" w:eastAsia="en-US"/>
              </w:rPr>
              <w:t>I</w:t>
            </w:r>
            <w:r>
              <w:rPr>
                <w:rFonts w:eastAsia="Cambria" w:cs="Times New Roman" w:eastAsiaTheme="minorHAnsi" w:ascii="Times New Roman" w:hAnsi="Times New Roman"/>
                <w:sz w:val="28"/>
                <w:szCs w:val="28"/>
                <w:lang w:eastAsia="en-US"/>
              </w:rPr>
              <w:t xml:space="preserve"> </w:t>
            </w:r>
            <w:r>
              <w:rPr>
                <w:rFonts w:eastAsia="Cambria" w:cs="Times New Roman" w:eastAsiaTheme="minorHAnsi" w:ascii="Times New Roman" w:hAnsi="Times New Roman"/>
                <w:sz w:val="28"/>
                <w:szCs w:val="28"/>
                <w:lang w:val="en-US" w:eastAsia="en-US"/>
              </w:rPr>
              <w:t>I</w:t>
            </w:r>
            <w:r>
              <w:rPr>
                <w:rFonts w:eastAsia="Cambria" w:cs="Times New Roman" w:eastAsiaTheme="minorHAnsi" w:ascii="Times New Roman" w:hAnsi="Times New Roman"/>
                <w:sz w:val="28"/>
                <w:szCs w:val="28"/>
                <w:lang w:eastAsia="en-US"/>
              </w:rPr>
              <w:t>)→ Формовка (2м)→ Акт2→ Резка2→ резкаФ→</w:t>
            </w:r>
          </w:p>
          <w:p>
            <w:pPr>
              <w:pStyle w:val="NoSpacing"/>
              <w:spacing w:lineRule="auto" w:line="276"/>
              <w:ind w:right="0" w:hanging="0"/>
              <w:jc w:val="both"/>
              <w:rPr>
                <w:rFonts w:ascii="Times New Roman" w:hAnsi="Times New Roman" w:cs="Times New Roman"/>
                <w:sz w:val="28"/>
                <w:szCs w:val="28"/>
              </w:rPr>
            </w:pPr>
            <w:r>
              <w:rPr>
                <w:rFonts w:eastAsia="Cambria" w:cs="Times New Roman" w:eastAsiaTheme="minorHAnsi" w:ascii="Times New Roman" w:hAnsi="Times New Roman"/>
                <w:sz w:val="28"/>
                <w:szCs w:val="28"/>
                <w:lang w:eastAsia="en-US"/>
              </w:rPr>
              <w:t>Вспенка(</w:t>
            </w:r>
            <w:r>
              <w:rPr>
                <w:rFonts w:eastAsia="Cambria" w:cs="Times New Roman" w:eastAsiaTheme="minorHAnsi" w:ascii="Times New Roman" w:hAnsi="Times New Roman"/>
                <w:sz w:val="28"/>
                <w:szCs w:val="28"/>
                <w:lang w:val="en-US" w:eastAsia="en-US"/>
              </w:rPr>
              <w:t>I</w:t>
            </w:r>
            <w:r>
              <w:rPr>
                <w:rFonts w:eastAsia="Cambria" w:cs="Times New Roman" w:eastAsiaTheme="minorHAnsi" w:ascii="Times New Roman" w:hAnsi="Times New Roman"/>
                <w:sz w:val="28"/>
                <w:szCs w:val="28"/>
                <w:lang w:eastAsia="en-US"/>
              </w:rPr>
              <w:t>))→ Формовка (2м)→ Акт2→ Резка2→ резкаФ→</w:t>
            </w:r>
          </w:p>
          <w:p>
            <w:pPr>
              <w:pStyle w:val="NoSpacing"/>
              <w:spacing w:lineRule="auto" w:line="276"/>
              <w:ind w:right="0" w:hanging="0"/>
              <w:jc w:val="both"/>
              <w:rPr>
                <w:rFonts w:ascii="Times New Roman" w:hAnsi="Times New Roman" w:cs="Times New Roman"/>
                <w:sz w:val="28"/>
                <w:szCs w:val="28"/>
              </w:rPr>
            </w:pPr>
            <w:r>
              <w:rPr>
                <w:rFonts w:eastAsia="Cambria" w:cs="Times New Roman" w:eastAsiaTheme="minorHAnsi" w:ascii="Times New Roman" w:hAnsi="Times New Roman"/>
                <w:sz w:val="28"/>
                <w:szCs w:val="28"/>
                <w:lang w:eastAsia="en-US"/>
              </w:rPr>
              <w:t>Вспенка(</w:t>
            </w:r>
            <w:r>
              <w:rPr>
                <w:rFonts w:eastAsia="Cambria" w:cs="Times New Roman" w:eastAsiaTheme="minorHAnsi" w:ascii="Times New Roman" w:hAnsi="Times New Roman"/>
                <w:sz w:val="28"/>
                <w:szCs w:val="28"/>
                <w:lang w:val="en-US" w:eastAsia="en-US"/>
              </w:rPr>
              <w:t>I</w:t>
            </w:r>
            <w:r>
              <w:rPr>
                <w:rFonts w:eastAsia="Cambria" w:cs="Times New Roman" w:eastAsiaTheme="minorHAnsi" w:ascii="Times New Roman" w:hAnsi="Times New Roman"/>
                <w:sz w:val="28"/>
                <w:szCs w:val="28"/>
                <w:lang w:eastAsia="en-US"/>
              </w:rPr>
              <w:t>)→ Вспенка(</w:t>
            </w:r>
            <w:r>
              <w:rPr>
                <w:rFonts w:eastAsia="Cambria" w:cs="Times New Roman" w:eastAsiaTheme="minorHAnsi" w:ascii="Times New Roman" w:hAnsi="Times New Roman"/>
                <w:sz w:val="28"/>
                <w:szCs w:val="28"/>
                <w:lang w:val="en-US" w:eastAsia="en-US"/>
              </w:rPr>
              <w:t>I</w:t>
            </w:r>
            <w:r>
              <w:rPr>
                <w:rFonts w:eastAsia="Cambria" w:cs="Times New Roman" w:eastAsiaTheme="minorHAnsi" w:ascii="Times New Roman" w:hAnsi="Times New Roman"/>
                <w:sz w:val="28"/>
                <w:szCs w:val="28"/>
                <w:lang w:eastAsia="en-US"/>
              </w:rPr>
              <w:t xml:space="preserve"> </w:t>
            </w:r>
            <w:r>
              <w:rPr>
                <w:rFonts w:eastAsia="Cambria" w:cs="Times New Roman" w:eastAsiaTheme="minorHAnsi" w:ascii="Times New Roman" w:hAnsi="Times New Roman"/>
                <w:sz w:val="28"/>
                <w:szCs w:val="28"/>
                <w:lang w:val="en-US" w:eastAsia="en-US"/>
              </w:rPr>
              <w:t>I</w:t>
            </w:r>
            <w:r>
              <w:rPr>
                <w:rFonts w:eastAsia="Cambria" w:cs="Times New Roman" w:eastAsiaTheme="minorHAnsi" w:ascii="Times New Roman" w:hAnsi="Times New Roman"/>
                <w:sz w:val="28"/>
                <w:szCs w:val="28"/>
                <w:lang w:eastAsia="en-US"/>
              </w:rPr>
              <w:t>)→ Формовка (6м)→ Акт2→ Резка6→ резкаФ→</w:t>
            </w:r>
          </w:p>
          <w:p>
            <w:pPr>
              <w:pStyle w:val="NoSpacing"/>
              <w:spacing w:lineRule="auto" w:line="276"/>
              <w:ind w:right="0" w:hanging="0"/>
              <w:jc w:val="both"/>
              <w:rPr>
                <w:rFonts w:ascii="Times New Roman" w:hAnsi="Times New Roman" w:cs="Times New Roman"/>
                <w:sz w:val="28"/>
                <w:szCs w:val="28"/>
              </w:rPr>
            </w:pPr>
            <w:r>
              <w:rPr>
                <w:rFonts w:eastAsia="Cambria" w:cs="Times New Roman" w:eastAsiaTheme="minorHAnsi" w:ascii="Times New Roman" w:hAnsi="Times New Roman"/>
                <w:sz w:val="28"/>
                <w:szCs w:val="28"/>
                <w:lang w:eastAsia="en-US"/>
              </w:rPr>
              <w:t>Вспенка(</w:t>
            </w:r>
            <w:r>
              <w:rPr>
                <w:rFonts w:eastAsia="Cambria" w:cs="Times New Roman" w:eastAsiaTheme="minorHAnsi" w:ascii="Times New Roman" w:hAnsi="Times New Roman"/>
                <w:sz w:val="28"/>
                <w:szCs w:val="28"/>
                <w:lang w:val="en-US" w:eastAsia="en-US"/>
              </w:rPr>
              <w:t>I</w:t>
            </w:r>
            <w:r>
              <w:rPr>
                <w:rFonts w:eastAsia="Cambria" w:cs="Times New Roman" w:eastAsiaTheme="minorHAnsi" w:ascii="Times New Roman" w:hAnsi="Times New Roman"/>
                <w:sz w:val="28"/>
                <w:szCs w:val="28"/>
                <w:lang w:eastAsia="en-US"/>
              </w:rPr>
              <w:t>))→ Формовка (6м)→ Акт2→ Резка6→ резкаФ→</w:t>
            </w:r>
          </w:p>
          <w:p>
            <w:pPr>
              <w:pStyle w:val="NoSpacing"/>
              <w:spacing w:lineRule="auto" w:line="276"/>
              <w:ind w:right="0" w:hanging="0"/>
              <w:jc w:val="both"/>
              <w:rPr>
                <w:rFonts w:ascii="Times New Roman" w:hAnsi="Times New Roman" w:eastAsia="Cambria" w:cs="Times New Roman" w:eastAsiaTheme="minorHAnsi"/>
                <w:sz w:val="28"/>
                <w:szCs w:val="28"/>
                <w:lang w:eastAsia="en-US"/>
              </w:rPr>
            </w:pPr>
            <w:r>
              <w:rPr>
                <w:rFonts w:eastAsia="Cambria" w:cs="Times New Roman" w:eastAsiaTheme="minorHAnsi" w:ascii="Times New Roman" w:hAnsi="Times New Roman"/>
                <w:sz w:val="28"/>
                <w:szCs w:val="28"/>
                <w:lang w:eastAsia="en-US"/>
              </w:rPr>
            </w:r>
          </w:p>
          <w:p>
            <w:pPr>
              <w:pStyle w:val="NoSpacing"/>
              <w:spacing w:lineRule="auto" w:line="276"/>
              <w:ind w:right="0" w:hanging="0"/>
              <w:jc w:val="both"/>
              <w:rPr>
                <w:rFonts w:ascii="Times New Roman" w:hAnsi="Times New Roman" w:eastAsia="Cambria" w:cs="Times New Roman" w:eastAsiaTheme="minorHAnsi"/>
                <w:sz w:val="28"/>
                <w:szCs w:val="28"/>
                <w:lang w:eastAsia="en-US"/>
              </w:rPr>
            </w:pPr>
            <w:r>
              <w:rPr>
                <w:rFonts w:eastAsia="Cambria" w:cs="Times New Roman" w:eastAsiaTheme="minorHAnsi" w:ascii="Times New Roman" w:hAnsi="Times New Roman"/>
                <w:sz w:val="28"/>
                <w:szCs w:val="28"/>
                <w:lang w:eastAsia="en-US"/>
              </w:rPr>
            </w:r>
          </w:p>
          <w:p>
            <w:pPr>
              <w:pStyle w:val="NoSpacing"/>
              <w:spacing w:lineRule="auto" w:line="276"/>
              <w:ind w:right="0" w:hanging="0"/>
              <w:jc w:val="both"/>
              <w:rPr>
                <w:rFonts w:ascii="Times New Roman" w:hAnsi="Times New Roman" w:cs="Times New Roman"/>
                <w:sz w:val="28"/>
                <w:szCs w:val="28"/>
                <w:lang w:val="en-US"/>
              </w:rPr>
            </w:pPr>
            <w:r>
              <w:rPr>
                <w:rFonts w:eastAsia="Cambria" w:cs="Times New Roman" w:eastAsiaTheme="minorHAnsi" w:ascii="Times New Roman" w:hAnsi="Times New Roman"/>
                <w:sz w:val="28"/>
                <w:szCs w:val="28"/>
                <w:lang w:eastAsia="en-US"/>
              </w:rPr>
              <w:t>Вспенка</w:t>
            </w:r>
            <w:r>
              <w:rPr>
                <w:rFonts w:eastAsia="Cambria" w:cs="Times New Roman" w:eastAsiaTheme="minorHAnsi" w:ascii="Times New Roman" w:hAnsi="Times New Roman"/>
                <w:sz w:val="28"/>
                <w:szCs w:val="28"/>
                <w:lang w:val="en-US" w:eastAsia="en-US"/>
              </w:rPr>
              <w:t xml:space="preserve">(I)→ </w:t>
            </w:r>
            <w:r>
              <w:rPr>
                <w:rFonts w:eastAsia="Cambria" w:cs="Times New Roman" w:eastAsiaTheme="minorHAnsi" w:ascii="Times New Roman" w:hAnsi="Times New Roman"/>
                <w:sz w:val="28"/>
                <w:szCs w:val="28"/>
                <w:lang w:eastAsia="en-US"/>
              </w:rPr>
              <w:t>Вспенка</w:t>
            </w:r>
            <w:r>
              <w:rPr>
                <w:rFonts w:eastAsia="Cambria" w:cs="Times New Roman" w:eastAsiaTheme="minorHAnsi" w:ascii="Times New Roman" w:hAnsi="Times New Roman"/>
                <w:sz w:val="28"/>
                <w:szCs w:val="28"/>
                <w:lang w:val="en-US" w:eastAsia="en-US"/>
              </w:rPr>
              <w:t xml:space="preserve">(I I)→ </w:t>
            </w:r>
            <w:r>
              <w:rPr>
                <w:rFonts w:eastAsia="Cambria" w:cs="Times New Roman" w:eastAsiaTheme="minorHAnsi" w:ascii="Times New Roman" w:hAnsi="Times New Roman"/>
                <w:sz w:val="28"/>
                <w:szCs w:val="28"/>
                <w:lang w:eastAsia="en-US"/>
              </w:rPr>
              <w:t>Вспенка</w:t>
            </w:r>
            <w:r>
              <w:rPr>
                <w:rFonts w:eastAsia="Cambria" w:cs="Times New Roman" w:eastAsiaTheme="minorHAnsi" w:ascii="Times New Roman" w:hAnsi="Times New Roman"/>
                <w:sz w:val="28"/>
                <w:szCs w:val="28"/>
                <w:lang w:val="en-US" w:eastAsia="en-US"/>
              </w:rPr>
              <w:t>(I I I)→</w:t>
            </w:r>
          </w:p>
          <w:p>
            <w:pPr>
              <w:pStyle w:val="NoSpacing"/>
              <w:spacing w:lineRule="auto" w:line="276"/>
              <w:ind w:right="0" w:hanging="0"/>
              <w:jc w:val="both"/>
              <w:rPr>
                <w:rFonts w:ascii="Times New Roman" w:hAnsi="Times New Roman" w:cs="Times New Roman"/>
                <w:sz w:val="28"/>
                <w:szCs w:val="28"/>
                <w:lang w:val="en-US"/>
              </w:rPr>
            </w:pPr>
            <w:r>
              <w:rPr>
                <w:rFonts w:eastAsia="Cambria" w:cs="Times New Roman" w:eastAsiaTheme="minorHAnsi" w:ascii="Times New Roman" w:hAnsi="Times New Roman"/>
                <w:sz w:val="28"/>
                <w:szCs w:val="28"/>
                <w:lang w:eastAsia="en-US"/>
              </w:rPr>
              <w:t>Вспенка</w:t>
            </w:r>
            <w:r>
              <w:rPr>
                <w:rFonts w:eastAsia="Cambria" w:cs="Times New Roman" w:eastAsiaTheme="minorHAnsi" w:ascii="Times New Roman" w:hAnsi="Times New Roman"/>
                <w:sz w:val="28"/>
                <w:szCs w:val="28"/>
                <w:lang w:val="en-US" w:eastAsia="en-US"/>
              </w:rPr>
              <w:t xml:space="preserve">(I)→ </w:t>
            </w:r>
            <w:r>
              <w:rPr>
                <w:rFonts w:eastAsia="Cambria" w:cs="Times New Roman" w:eastAsiaTheme="minorHAnsi" w:ascii="Times New Roman" w:hAnsi="Times New Roman"/>
                <w:sz w:val="28"/>
                <w:szCs w:val="28"/>
                <w:lang w:eastAsia="en-US"/>
              </w:rPr>
              <w:t>Вспенка</w:t>
            </w:r>
            <w:r>
              <w:rPr>
                <w:rFonts w:eastAsia="Cambria" w:cs="Times New Roman" w:eastAsiaTheme="minorHAnsi" w:ascii="Times New Roman" w:hAnsi="Times New Roman"/>
                <w:sz w:val="28"/>
                <w:szCs w:val="28"/>
                <w:lang w:val="en-US" w:eastAsia="en-US"/>
              </w:rPr>
              <w:t>(I I)→</w:t>
            </w:r>
          </w:p>
          <w:p>
            <w:pPr>
              <w:pStyle w:val="NoSpacing"/>
              <w:spacing w:lineRule="auto" w:line="276"/>
              <w:ind w:right="0" w:hanging="0"/>
              <w:jc w:val="both"/>
              <w:rPr>
                <w:rFonts w:ascii="Times New Roman" w:hAnsi="Times New Roman" w:cs="Times New Roman"/>
                <w:sz w:val="28"/>
                <w:szCs w:val="28"/>
                <w:lang w:val="en-US"/>
              </w:rPr>
            </w:pPr>
            <w:r>
              <w:rPr>
                <w:rFonts w:eastAsia="Cambria" w:cs="Times New Roman" w:eastAsiaTheme="minorHAnsi" w:ascii="Times New Roman" w:hAnsi="Times New Roman"/>
                <w:sz w:val="28"/>
                <w:szCs w:val="28"/>
                <w:lang w:eastAsia="en-US"/>
              </w:rPr>
              <w:t>Вспенка(</w:t>
            </w:r>
            <w:r>
              <w:rPr>
                <w:rFonts w:eastAsia="Cambria" w:cs="Times New Roman" w:eastAsiaTheme="minorHAnsi" w:ascii="Times New Roman" w:hAnsi="Times New Roman"/>
                <w:sz w:val="28"/>
                <w:szCs w:val="28"/>
                <w:lang w:val="en-US" w:eastAsia="en-US"/>
              </w:rPr>
              <w:t>I</w:t>
            </w:r>
            <w:r>
              <w:rPr>
                <w:rFonts w:eastAsia="Cambria" w:cs="Times New Roman" w:eastAsiaTheme="minorHAnsi" w:ascii="Times New Roman" w:hAnsi="Times New Roman"/>
                <w:sz w:val="28"/>
                <w:szCs w:val="28"/>
                <w:lang w:eastAsia="en-US"/>
              </w:rPr>
              <w:t>))→</w:t>
            </w:r>
          </w:p>
          <w:p>
            <w:pPr>
              <w:pStyle w:val="NoSpacing"/>
              <w:spacing w:lineRule="auto" w:line="276"/>
              <w:ind w:right="0" w:hanging="0"/>
              <w:jc w:val="both"/>
              <w:rPr>
                <w:rFonts w:ascii="Times New Roman" w:hAnsi="Times New Roman" w:eastAsia="Cambria" w:cs="Times New Roman" w:eastAsiaTheme="minorHAnsi"/>
                <w:sz w:val="28"/>
                <w:szCs w:val="28"/>
                <w:lang w:val="en-US" w:eastAsia="en-US"/>
              </w:rPr>
            </w:pPr>
            <w:r>
              <w:rPr>
                <w:rFonts w:eastAsia="Cambria" w:cs="Times New Roman" w:eastAsiaTheme="minorHAnsi" w:ascii="Times New Roman" w:hAnsi="Times New Roman"/>
                <w:sz w:val="28"/>
                <w:szCs w:val="28"/>
                <w:lang w:val="en-US" w:eastAsia="en-US"/>
              </w:rPr>
            </w:r>
          </w:p>
          <w:p>
            <w:pPr>
              <w:pStyle w:val="NoSpacing"/>
              <w:spacing w:lineRule="auto" w:line="276"/>
              <w:ind w:right="0" w:hanging="0"/>
              <w:jc w:val="both"/>
              <w:rPr>
                <w:rFonts w:ascii="Times New Roman" w:hAnsi="Times New Roman" w:eastAsia="Cambria" w:cs="Times New Roman" w:eastAsiaTheme="minorHAnsi"/>
                <w:sz w:val="28"/>
                <w:szCs w:val="28"/>
                <w:lang w:val="en-US" w:eastAsia="en-US"/>
              </w:rPr>
            </w:pPr>
            <w:r>
              <w:rPr>
                <w:rFonts w:eastAsia="Cambria" w:cs="Times New Roman" w:eastAsiaTheme="minorHAnsi" w:ascii="Times New Roman" w:hAnsi="Times New Roman"/>
                <w:sz w:val="28"/>
                <w:szCs w:val="28"/>
                <w:lang w:val="en-US" w:eastAsia="en-US"/>
              </w:rPr>
            </w:r>
          </w:p>
        </w:tc>
        <w:tc>
          <w:tcPr>
            <w:tcW w:w="1277" w:type="dxa"/>
            <w:tcBorders/>
            <w:shd w:fill="auto" w:val="clear"/>
          </w:tcPr>
          <w:p>
            <w:pPr>
              <w:pStyle w:val="NoSpacing"/>
              <w:spacing w:lineRule="auto" w:line="276"/>
              <w:ind w:right="0" w:hanging="0"/>
              <w:jc w:val="both"/>
              <w:rPr>
                <w:rFonts w:ascii="Times New Roman" w:hAnsi="Times New Roman" w:cs="Times New Roman"/>
                <w:sz w:val="28"/>
                <w:szCs w:val="28"/>
              </w:rPr>
            </w:pPr>
            <w:r>
              <w:rPr>
                <w:rFonts w:eastAsia="Cambria" w:cs="Times New Roman" w:eastAsiaTheme="minorHAnsi" w:ascii="Times New Roman" w:hAnsi="Times New Roman"/>
                <w:sz w:val="28"/>
                <w:szCs w:val="28"/>
                <w:lang w:eastAsia="en-US"/>
              </w:rPr>
              <w:t>Акт3→Отгрузка</w:t>
            </w:r>
          </w:p>
        </w:tc>
      </w:tr>
    </w:tbl>
    <w:p>
      <w:pPr>
        <w:pStyle w:val="NoSpacing"/>
        <w:spacing w:lineRule="auto" w:line="276"/>
        <w:jc w:val="both"/>
        <w:rPr>
          <w:rFonts w:ascii="Times New Roman" w:hAnsi="Times New Roman" w:cs="Times New Roman"/>
          <w:sz w:val="28"/>
          <w:szCs w:val="28"/>
        </w:rPr>
      </w:pPr>
      <w:r>
        <w:rPr>
          <w:rFonts w:cs="Times New Roman" w:ascii="Times New Roman" w:hAnsi="Times New Roman"/>
          <w:sz w:val="28"/>
          <w:szCs w:val="28"/>
        </w:rPr>
      </w:r>
    </w:p>
    <w:p>
      <w:pPr>
        <w:pStyle w:val="7"/>
        <w:spacing w:lineRule="auto" w:line="276"/>
        <w:rPr>
          <w:rFonts w:ascii="Times New Roman" w:hAnsi="Times New Roman" w:eastAsia="Play" w:cs="Times New Roman"/>
          <w:i w:val="false"/>
          <w:i w:val="false"/>
          <w:color w:val="auto"/>
          <w:sz w:val="28"/>
          <w:szCs w:val="28"/>
        </w:rPr>
      </w:pPr>
      <w:bookmarkStart w:id="28" w:name="_Toc15287959"/>
      <w:r>
        <w:rPr>
          <w:rFonts w:eastAsia="Play" w:cs="Times New Roman" w:ascii="Times New Roman" w:hAnsi="Times New Roman"/>
          <w:i w:val="false"/>
          <w:color w:val="auto"/>
          <w:sz w:val="28"/>
          <w:szCs w:val="28"/>
        </w:rPr>
        <w:t>4.3 Переходные блоки</w:t>
      </w:r>
      <w:bookmarkEnd w:id="28"/>
    </w:p>
    <w:p>
      <w:pPr>
        <w:pStyle w:val="Normal"/>
        <w:spacing w:lineRule="auto" w:line="276"/>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Первичная вспенка, вторичная вспенка</w:t>
      </w:r>
    </w:p>
    <w:p>
      <w:pPr>
        <w:pStyle w:val="Normal"/>
        <w:spacing w:lineRule="auto" w:line="276"/>
        <w:ind w:right="0" w:firstLine="72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Переходные блоки могут  формироваться  из разных партий и содержать в себе различные виды сырья.    Переходные блоки будут использоваться в учете для распределения остатков полуфабрикатов из вспенивателя в момент формовки продукции.  В переходных блоках будет фиксироваться информация о сырье, попавшем из двух бункеров, а именно конечном и начальном. При изготовлении переходных блоков они должны относиться к отдельной партии (например мы делаем продукцию из полуфабриката 25 кг/м3, в момент когда остатка сырья не хватит для изготовления 1 блока, осуществляется подключение другого бункера с сырьем плотностью 15кг/м3  и переходный блок состоит из сырья 25кг и 15 кг). По переходному блоку информация должна фиксироваться по отдельным бункерам в базу данных должно попадать и количество сырья на 25 кг и 15 кг. </w:t>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Количество сырья из бункера использованного для блока должно рассчитываться исходя из плотности предыдущего блока (25кг) и плотности запененного материала (ппс15-15кг/м3)</w:t>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Normal"/>
        <w:spacing w:lineRule="auto" w:line="276"/>
        <w:ind w:right="0" w:hanging="0"/>
        <w:jc w:val="both"/>
        <w:rPr>
          <w:rFonts w:ascii="Times New Roman" w:hAnsi="Times New Roman" w:eastAsia="Play" w:cs="Times New Roman"/>
          <w:sz w:val="28"/>
          <w:szCs w:val="28"/>
        </w:rPr>
      </w:pPr>
      <w:r>
        <w:rPr/>
      </w:r>
      <m:oMath xmlns:m="http://schemas.openxmlformats.org/officeDocument/2006/math">
        <m:r>
          <w:rPr>
            <w:rFonts w:ascii="Cambria Math" w:hAnsi="Cambria Math"/>
          </w:rPr>
          <m:t xml:space="preserve">ВПБ</m:t>
        </m:r>
        <m:r>
          <w:rPr>
            <w:rFonts w:ascii="Cambria Math" w:hAnsi="Cambria Math"/>
          </w:rPr>
          <m:t xml:space="preserve">∗</m:t>
        </m:r>
        <m:r>
          <w:rPr>
            <w:rFonts w:ascii="Cambria Math" w:hAnsi="Cambria Math"/>
          </w:rPr>
          <m:t xml:space="preserve">ППБ</m:t>
        </m:r>
      </m:oMath>
      <w:r>
        <w:rPr>
          <w:rFonts w:eastAsia="Play" w:cs="Times New Roman" w:ascii="Times New Roman" w:hAnsi="Times New Roman"/>
          <w:sz w:val="28"/>
          <w:szCs w:val="28"/>
        </w:rPr>
        <w:t>+ВСБ*ПББ=ВБ</w:t>
      </w:r>
    </w:p>
    <w:p>
      <w:pPr>
        <w:pStyle w:val="NoSpacing"/>
        <w:spacing w:lineRule="auto" w:line="276"/>
        <w:rPr>
          <w:rFonts w:ascii="Times New Roman" w:hAnsi="Times New Roman" w:eastAsia="Liberation Serif" w:cs="Times New Roman"/>
          <w:sz w:val="28"/>
          <w:szCs w:val="28"/>
        </w:rPr>
      </w:pPr>
      <w:r>
        <w:rPr>
          <w:rFonts w:eastAsia="Liberation Serif" w:cs="Times New Roman" w:ascii="Times New Roman" w:hAnsi="Times New Roman"/>
          <w:sz w:val="28"/>
          <w:szCs w:val="28"/>
        </w:rPr>
        <w:t>ВБ-вес переходного блока (180)</w:t>
      </w:r>
    </w:p>
    <w:p>
      <w:pPr>
        <w:pStyle w:val="Normal"/>
        <w:spacing w:lineRule="auto" w:line="276"/>
        <w:ind w:right="0" w:hanging="0"/>
        <w:jc w:val="both"/>
        <w:rPr>
          <w:rFonts w:ascii="Times New Roman" w:hAnsi="Times New Roman" w:cs="Times New Roman"/>
          <w:sz w:val="28"/>
          <w:szCs w:val="28"/>
        </w:rPr>
      </w:pPr>
      <w:r>
        <w:rPr>
          <w:rFonts w:cs="Times New Roman" w:ascii="Times New Roman" w:hAnsi="Times New Roman"/>
          <w:sz w:val="28"/>
          <w:szCs w:val="28"/>
        </w:rPr>
        <w:t>ВСБ-Планируемый вес следующего блока (ППС14-7,8*14=109,2кг)</w:t>
      </w:r>
    </w:p>
    <w:p>
      <w:pPr>
        <w:pStyle w:val="Normal"/>
        <w:spacing w:lineRule="auto" w:line="276"/>
        <w:ind w:right="0" w:hanging="0"/>
        <w:jc w:val="both"/>
        <w:rPr>
          <w:rFonts w:ascii="Times New Roman" w:hAnsi="Times New Roman" w:cs="Times New Roman"/>
          <w:sz w:val="28"/>
          <w:szCs w:val="28"/>
        </w:rPr>
      </w:pPr>
      <w:r>
        <w:rPr>
          <w:rFonts w:cs="Times New Roman" w:ascii="Times New Roman" w:hAnsi="Times New Roman"/>
          <w:sz w:val="28"/>
          <w:szCs w:val="28"/>
        </w:rPr>
        <w:t>ВПБ- вес предыдущего блока (160 кг)</w:t>
      </w:r>
    </w:p>
    <w:p>
      <w:pPr>
        <w:pStyle w:val="Normal"/>
        <w:spacing w:lineRule="auto" w:line="276"/>
        <w:ind w:right="0" w:hanging="0"/>
        <w:jc w:val="both"/>
        <w:rPr>
          <w:rFonts w:ascii="Times New Roman" w:hAnsi="Times New Roman" w:cs="Times New Roman"/>
          <w:sz w:val="28"/>
          <w:szCs w:val="28"/>
        </w:rPr>
      </w:pPr>
      <w:r>
        <w:rPr>
          <w:rFonts w:cs="Times New Roman" w:ascii="Times New Roman" w:hAnsi="Times New Roman"/>
          <w:sz w:val="28"/>
          <w:szCs w:val="28"/>
        </w:rPr>
        <w:t>ППБ-процент прошлого блока, условное количество сырья использованного из первого бункера. Условный остаток</w:t>
      </w:r>
    </w:p>
    <w:p>
      <w:pPr>
        <w:pStyle w:val="Normal"/>
        <w:spacing w:lineRule="auto" w:line="276"/>
        <w:ind w:right="0" w:hanging="0"/>
        <w:jc w:val="both"/>
        <w:rPr>
          <w:rFonts w:ascii="Times New Roman" w:hAnsi="Times New Roman" w:cs="Times New Roman"/>
          <w:sz w:val="28"/>
          <w:szCs w:val="28"/>
        </w:rPr>
      </w:pPr>
      <w:r>
        <w:rPr>
          <w:rFonts w:cs="Times New Roman" w:ascii="Times New Roman" w:hAnsi="Times New Roman"/>
          <w:sz w:val="28"/>
          <w:szCs w:val="28"/>
        </w:rPr>
        <w:t xml:space="preserve">ПББ-Процент будущего блока </w:t>
      </w:r>
    </w:p>
    <w:p>
      <w:pPr>
        <w:pStyle w:val="Normal"/>
        <w:spacing w:lineRule="auto" w:line="276"/>
        <w:ind w:right="0" w:hanging="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76"/>
        <w:ind w:right="0" w:hanging="0"/>
        <w:jc w:val="both"/>
        <w:rPr>
          <w:rFonts w:ascii="Times New Roman" w:hAnsi="Times New Roman" w:cs="Times New Roman"/>
          <w:sz w:val="28"/>
          <w:szCs w:val="28"/>
        </w:rPr>
      </w:pPr>
      <w:r>
        <w:rPr>
          <w:rFonts w:cs="Times New Roman" w:ascii="Times New Roman" w:hAnsi="Times New Roman"/>
          <w:sz w:val="28"/>
          <w:szCs w:val="28"/>
        </w:rPr>
        <w:t>ККП1-количество кг партия прошлая</w:t>
      </w:r>
    </w:p>
    <w:p>
      <w:pPr>
        <w:pStyle w:val="Normal"/>
        <w:spacing w:lineRule="auto" w:line="276"/>
        <w:ind w:right="0" w:hanging="0"/>
        <w:jc w:val="both"/>
        <w:rPr>
          <w:rFonts w:ascii="Times New Roman" w:hAnsi="Times New Roman" w:cs="Times New Roman"/>
          <w:sz w:val="28"/>
          <w:szCs w:val="28"/>
        </w:rPr>
      </w:pPr>
      <w:r>
        <w:rPr>
          <w:rFonts w:cs="Times New Roman" w:ascii="Times New Roman" w:hAnsi="Times New Roman"/>
          <w:sz w:val="28"/>
          <w:szCs w:val="28"/>
        </w:rPr>
        <w:t>ККП2- количество кг партия будущая</w:t>
      </w:r>
    </w:p>
    <w:p>
      <w:pPr>
        <w:pStyle w:val="Normal"/>
        <w:spacing w:lineRule="auto" w:line="276"/>
        <w:ind w:right="0" w:hanging="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76"/>
        <w:ind w:right="0" w:hanging="0"/>
        <w:jc w:val="both"/>
        <w:rPr>
          <w:rFonts w:ascii="Times New Roman" w:hAnsi="Times New Roman" w:cs="Times New Roman"/>
          <w:sz w:val="28"/>
          <w:szCs w:val="28"/>
        </w:rPr>
      </w:pPr>
      <w:r>
        <w:rPr>
          <w:rFonts w:cs="Times New Roman" w:ascii="Times New Roman" w:hAnsi="Times New Roman"/>
          <w:sz w:val="28"/>
          <w:szCs w:val="28"/>
        </w:rPr>
        <w:t>ККП1=ППБ*ВПБ;      ККП2=ПББ*ВСБ</w:t>
      </w:r>
    </w:p>
    <w:p>
      <w:pPr>
        <w:pStyle w:val="Normal"/>
        <w:spacing w:lineRule="auto" w:line="276"/>
        <w:ind w:right="0" w:hanging="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76"/>
        <w:ind w:right="0" w:hanging="0"/>
        <w:jc w:val="both"/>
        <w:rPr>
          <w:rFonts w:ascii="Times New Roman" w:hAnsi="Times New Roman" w:cs="Times New Roman"/>
          <w:sz w:val="28"/>
          <w:szCs w:val="28"/>
        </w:rPr>
      </w:pPr>
      <w:r>
        <w:rPr>
          <w:rFonts w:cs="Times New Roman" w:ascii="Times New Roman" w:hAnsi="Times New Roman"/>
          <w:sz w:val="28"/>
          <w:szCs w:val="28"/>
        </w:rPr>
        <w:t xml:space="preserve">Для каждого оборудования может быть привязано различное количество рабочих окон. </w:t>
      </w:r>
    </w:p>
    <w:p>
      <w:pPr>
        <w:pStyle w:val="Normal"/>
        <w:spacing w:lineRule="auto" w:line="276"/>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76"/>
        <w:ind w:right="0" w:hanging="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76"/>
        <w:rPr>
          <w:rFonts w:ascii="Times New Roman" w:hAnsi="Times New Roman" w:cs="Times New Roman"/>
          <w:sz w:val="28"/>
          <w:szCs w:val="28"/>
        </w:rPr>
      </w:pPr>
      <w:r>
        <w:rPr>
          <w:rFonts w:cs="Times New Roman" w:ascii="Times New Roman" w:hAnsi="Times New Roman"/>
          <w:sz w:val="28"/>
          <w:szCs w:val="28"/>
        </w:rPr>
      </w:r>
      <w:r>
        <w:br w:type="page"/>
      </w:r>
    </w:p>
    <w:p>
      <w:pPr>
        <w:pStyle w:val="Normal"/>
        <w:spacing w:lineRule="auto" w:line="276"/>
        <w:ind w:right="0" w:hanging="0"/>
        <w:jc w:val="both"/>
        <w:rPr>
          <w:rFonts w:ascii="Times New Roman" w:hAnsi="Times New Roman" w:cs="Times New Roman"/>
          <w:sz w:val="28"/>
          <w:szCs w:val="28"/>
        </w:rPr>
      </w:pPr>
      <w:r>
        <w:rPr>
          <w:rFonts w:cs="Times New Roman" w:ascii="Times New Roman" w:hAnsi="Times New Roman"/>
          <w:sz w:val="28"/>
          <w:szCs w:val="28"/>
        </w:rPr>
      </w:r>
    </w:p>
    <w:p>
      <w:pPr>
        <w:pStyle w:val="7"/>
        <w:spacing w:lineRule="auto" w:line="276"/>
        <w:rPr>
          <w:rFonts w:ascii="Times New Roman" w:hAnsi="Times New Roman" w:cs="Times New Roman"/>
          <w:i w:val="false"/>
          <w:i w:val="false"/>
          <w:color w:val="auto"/>
          <w:sz w:val="28"/>
          <w:szCs w:val="28"/>
        </w:rPr>
      </w:pPr>
      <w:bookmarkStart w:id="29" w:name="_Toc15287960"/>
      <w:r>
        <w:rPr>
          <w:rFonts w:cs="Times New Roman" w:ascii="Times New Roman" w:hAnsi="Times New Roman"/>
          <w:i w:val="false"/>
          <w:color w:val="auto"/>
          <w:sz w:val="28"/>
          <w:szCs w:val="28"/>
        </w:rPr>
        <w:t>5. Интерфейс</w:t>
      </w:r>
      <w:bookmarkEnd w:id="29"/>
    </w:p>
    <w:p>
      <w:pPr>
        <w:pStyle w:val="Normal"/>
        <w:spacing w:lineRule="auto" w:line="276"/>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76"/>
        <w:ind w:right="0" w:hanging="0"/>
        <w:jc w:val="both"/>
        <w:rPr>
          <w:rFonts w:ascii="Times New Roman" w:hAnsi="Times New Roman" w:cs="Times New Roman"/>
          <w:sz w:val="28"/>
          <w:szCs w:val="28"/>
        </w:rPr>
      </w:pPr>
      <w:r>
        <w:rPr>
          <w:rFonts w:eastAsia="Play" w:cs="Times New Roman" w:ascii="Times New Roman" w:hAnsi="Times New Roman"/>
          <w:sz w:val="28"/>
          <w:szCs w:val="28"/>
        </w:rPr>
        <w:t>Интерфейс АСК ППС должен, прежде всего, обеспечить удобное использование системы. Работа начинается с окна идентификации.  Пользователи разделяются на 4 категории (статуса) в зависимости от функций и уровня доступа.</w:t>
      </w:r>
    </w:p>
    <w:p>
      <w:pPr>
        <w:pStyle w:val="Normal"/>
        <w:spacing w:lineRule="auto" w:line="276"/>
        <w:ind w:right="0" w:hanging="0"/>
        <w:jc w:val="both"/>
        <w:rPr>
          <w:rFonts w:ascii="Times New Roman" w:hAnsi="Times New Roman" w:cs="Times New Roman"/>
          <w:sz w:val="28"/>
          <w:szCs w:val="28"/>
        </w:rPr>
      </w:pPr>
      <w:r>
        <w:rPr>
          <w:rFonts w:cs="Times New Roman" w:ascii="Times New Roman" w:hAnsi="Times New Roman"/>
          <w:sz w:val="28"/>
          <w:szCs w:val="28"/>
        </w:rPr>
      </w:r>
    </w:p>
    <w:p>
      <w:pPr>
        <w:pStyle w:val="7"/>
        <w:spacing w:lineRule="auto" w:line="276"/>
        <w:rPr>
          <w:rFonts w:ascii="Times New Roman" w:hAnsi="Times New Roman" w:cs="Times New Roman"/>
          <w:i w:val="false"/>
          <w:i w:val="false"/>
          <w:color w:val="auto"/>
          <w:sz w:val="28"/>
          <w:szCs w:val="28"/>
        </w:rPr>
      </w:pPr>
      <w:bookmarkStart w:id="30" w:name="_Toc15287961"/>
      <w:r>
        <w:rPr>
          <w:rFonts w:cs="Times New Roman" w:ascii="Times New Roman" w:hAnsi="Times New Roman"/>
          <w:i w:val="false"/>
          <w:color w:val="auto"/>
          <w:sz w:val="28"/>
          <w:szCs w:val="28"/>
        </w:rPr>
        <w:t>5.1 Окно входа</w:t>
      </w:r>
      <w:bookmarkEnd w:id="30"/>
    </w:p>
    <w:p>
      <w:pPr>
        <w:pStyle w:val="Normal"/>
        <w:spacing w:lineRule="auto" w:line="276"/>
        <w:ind w:right="0" w:hanging="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Рабочий - Статус позволяет пользователю фиксировать процедуру производства, заносить и добавлять различную информацию, а так же просматривать задания и статистику о проделанной работе.</w:t>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Начальник производства -  пользователи с данным статусом могут осуществлять  учет производственной деятельности, как и «Рабочий», а также добавлять задание и фиксировать объем выполненных работ. Начальник производства основной пользователь модуля расчет заработной платы. Так же для начальника производства открыты некоторые категории справочников. </w:t>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Руководитель - статус,  предназначенный для управляющего состава фирмы. Данные статус позволяет просматривать статистическую информацию о выпуске продукции, проведенных работах и эффективности производственной деятельности.  </w:t>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 xml:space="preserve">Администратор - статус для людей с углубленными знаниями и компетенцией  в области управления системой учета. Эти пользователи имеют доступ к функциям и настройкам программы, могут редактировать всю справочную информацию и производить корректировку  актуальных данных. </w:t>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Normal"/>
        <w:spacing w:lineRule="auto" w:line="276"/>
        <w:ind w:right="0" w:hanging="0"/>
        <w:jc w:val="center"/>
        <w:rPr>
          <w:rFonts w:ascii="Times New Roman" w:hAnsi="Times New Roman" w:eastAsia="Play" w:cs="Times New Roman"/>
          <w:sz w:val="28"/>
          <w:szCs w:val="28"/>
        </w:rPr>
      </w:pPr>
      <w:r>
        <w:rPr/>
        <w:drawing>
          <wp:inline distT="0" distB="1270" distL="0" distR="0">
            <wp:extent cx="4535805" cy="3389630"/>
            <wp:effectExtent l="0" t="0" r="0" b="0"/>
            <wp:docPr id="9" name="Рисунок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6" descr=""/>
                    <pic:cNvPicPr>
                      <a:picLocks noChangeAspect="1" noChangeArrowheads="1"/>
                    </pic:cNvPicPr>
                  </pic:nvPicPr>
                  <pic:blipFill>
                    <a:blip r:embed="rId10"/>
                    <a:stretch>
                      <a:fillRect/>
                    </a:stretch>
                  </pic:blipFill>
                  <pic:spPr bwMode="auto">
                    <a:xfrm>
                      <a:off x="0" y="0"/>
                      <a:ext cx="4535805" cy="3389630"/>
                    </a:xfrm>
                    <a:prstGeom prst="rect">
                      <a:avLst/>
                    </a:prstGeom>
                  </pic:spPr>
                </pic:pic>
              </a:graphicData>
            </a:graphic>
          </wp:inline>
        </w:drawing>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7"/>
        <w:spacing w:lineRule="auto" w:line="276"/>
        <w:rPr>
          <w:rFonts w:ascii="Times New Roman" w:hAnsi="Times New Roman" w:cs="Times New Roman"/>
          <w:i w:val="false"/>
          <w:i w:val="false"/>
          <w:color w:val="auto"/>
          <w:sz w:val="28"/>
          <w:szCs w:val="28"/>
        </w:rPr>
      </w:pPr>
      <w:bookmarkStart w:id="31" w:name="_Toc15287962"/>
      <w:r>
        <w:rPr>
          <w:rFonts w:cs="Times New Roman" w:ascii="Times New Roman" w:hAnsi="Times New Roman"/>
          <w:i w:val="false"/>
          <w:color w:val="auto"/>
          <w:sz w:val="28"/>
          <w:szCs w:val="28"/>
        </w:rPr>
        <w:t>5.2 Оборудование.</w:t>
      </w:r>
      <w:bookmarkEnd w:id="31"/>
      <w:r>
        <w:rPr>
          <w:rFonts w:cs="Times New Roman" w:ascii="Times New Roman" w:hAnsi="Times New Roman"/>
          <w:i w:val="false"/>
          <w:color w:val="auto"/>
          <w:sz w:val="28"/>
          <w:szCs w:val="28"/>
        </w:rPr>
        <w:t xml:space="preserve"> </w:t>
      </w:r>
    </w:p>
    <w:p>
      <w:pPr>
        <w:pStyle w:val="Normal"/>
        <w:spacing w:lineRule="auto" w:line="276"/>
        <w:ind w:right="0" w:hanging="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76"/>
        <w:ind w:right="0" w:hanging="0"/>
        <w:jc w:val="both"/>
        <w:rPr>
          <w:rFonts w:ascii="Times New Roman" w:hAnsi="Times New Roman" w:eastAsia="Play" w:cs="Times New Roman"/>
          <w:sz w:val="28"/>
          <w:szCs w:val="28"/>
        </w:rPr>
      </w:pPr>
      <w:r>
        <w:rPr>
          <w:rFonts w:cs="Times New Roman" w:ascii="Times New Roman" w:hAnsi="Times New Roman"/>
          <w:sz w:val="28"/>
          <w:szCs w:val="28"/>
        </w:rPr>
        <w:t>В зависимости от рабочего места и статуса пользователя состав рабочих вкладок (кнопок) отличается.</w:t>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t>1) Вкладка «Оборудование» -  Обобщенный раздел позволяющий просматривать и корректировать различную информацию, связанную с работой оборудования. Имеет разделы: журнал обслуживания оборудования, график загрузки оборудования, дополнительная информация. К каждому планшету на рабочем привязывается определённое оборудование.</w:t>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Normal"/>
        <w:spacing w:lineRule="auto" w:line="276"/>
        <w:ind w:right="0" w:hanging="0"/>
        <w:jc w:val="center"/>
        <w:rPr>
          <w:rFonts w:ascii="Times New Roman" w:hAnsi="Times New Roman" w:cs="Times New Roman"/>
          <w:sz w:val="28"/>
          <w:szCs w:val="28"/>
        </w:rPr>
      </w:pPr>
      <w:r>
        <w:rPr/>
        <w:drawing>
          <wp:inline distT="0" distB="0" distL="0" distR="5715">
            <wp:extent cx="4376420" cy="3279140"/>
            <wp:effectExtent l="0" t="0" r="0" b="0"/>
            <wp:docPr id="10" name="Рисунок 17" descr="C:\Users\User\YandexDisk\Скриншоты\2019-07-24_16-2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7" descr="C:\Users\User\YandexDisk\Скриншоты\2019-07-24_16-28-50.png"/>
                    <pic:cNvPicPr>
                      <a:picLocks noChangeAspect="1" noChangeArrowheads="1"/>
                    </pic:cNvPicPr>
                  </pic:nvPicPr>
                  <pic:blipFill>
                    <a:blip r:embed="rId11"/>
                    <a:stretch>
                      <a:fillRect/>
                    </a:stretch>
                  </pic:blipFill>
                  <pic:spPr bwMode="auto">
                    <a:xfrm>
                      <a:off x="0" y="0"/>
                      <a:ext cx="4376420" cy="3279140"/>
                    </a:xfrm>
                    <a:prstGeom prst="rect">
                      <a:avLst/>
                    </a:prstGeom>
                  </pic:spPr>
                </pic:pic>
              </a:graphicData>
            </a:graphic>
          </wp:inline>
        </w:drawing>
      </w:r>
    </w:p>
    <w:p>
      <w:pPr>
        <w:pStyle w:val="Normal"/>
        <w:spacing w:lineRule="auto" w:line="276"/>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rPr>
        <w:t>22 -</w:t>
      </w:r>
      <w:r>
        <w:rPr>
          <w:rFonts w:cs="Times New Roman" w:ascii="Times New Roman" w:hAnsi="Times New Roman"/>
          <w:sz w:val="28"/>
          <w:szCs w:val="28"/>
          <w:shd w:fill="FCFCFC" w:val="clear"/>
        </w:rPr>
        <w:t xml:space="preserve"> Текстовый справочник об особенностях работы на оборудовании, тех режима, заметки итд. При нажатии на соответствующую кнопку должно открываться справочное окно. </w:t>
      </w:r>
    </w:p>
    <w:p>
      <w:pPr>
        <w:pStyle w:val="Normal"/>
        <w:spacing w:lineRule="auto" w:line="276"/>
        <w:jc w:val="center"/>
        <w:rPr>
          <w:rFonts w:ascii="Times New Roman" w:hAnsi="Times New Roman" w:cs="Times New Roman"/>
          <w:sz w:val="28"/>
          <w:szCs w:val="28"/>
          <w:highlight w:val="white"/>
        </w:rPr>
      </w:pPr>
      <w:r>
        <w:rPr/>
        <w:drawing>
          <wp:inline distT="0" distB="1905" distL="0" distR="0">
            <wp:extent cx="4124325" cy="1674495"/>
            <wp:effectExtent l="0" t="0" r="0" b="0"/>
            <wp:docPr id="11" name="Рисунок 19" descr="C:\Users\User\YandexDisk\Скриншоты\2019-07-24_17-1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9" descr="C:\Users\User\YandexDisk\Скриншоты\2019-07-24_17-18-22.png"/>
                    <pic:cNvPicPr>
                      <a:picLocks noChangeAspect="1" noChangeArrowheads="1"/>
                    </pic:cNvPicPr>
                  </pic:nvPicPr>
                  <pic:blipFill>
                    <a:blip r:embed="rId12"/>
                    <a:stretch>
                      <a:fillRect/>
                    </a:stretch>
                  </pic:blipFill>
                  <pic:spPr bwMode="auto">
                    <a:xfrm>
                      <a:off x="0" y="0"/>
                      <a:ext cx="4124325" cy="1674495"/>
                    </a:xfrm>
                    <a:prstGeom prst="rect">
                      <a:avLst/>
                    </a:prstGeom>
                  </pic:spPr>
                </pic:pic>
              </a:graphicData>
            </a:graphic>
          </wp:inline>
        </w:drawing>
      </w:r>
    </w:p>
    <w:p>
      <w:pPr>
        <w:pStyle w:val="Normal"/>
        <w:spacing w:lineRule="auto" w:line="276"/>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t xml:space="preserve">23 - Загрузка оборудования. Период простоя оборудования определяется в справочнике, в случае более длительного периода неактивности считается, что оборудование не работает. Данные о простое за сутки должны фиксировать в базе данных, для дальнейшего анализа.  Начала ввода данных это факт начала работы оборудования. В отчетах необходимо реализовать, возможность выгрузки данных в эксель. При сборе данных о работе оборудования должны быть установлены различный тайм ауты при отсутствии активности пользователя. В перспективе подключить данный модуль к датчикам напряжения на оборудовании для обеспечения сбора более объективной информации в  </w:t>
      </w:r>
      <w:r>
        <w:drawing>
          <wp:anchor behindDoc="0" distT="0" distB="6985" distL="114300" distR="123190" simplePos="0" locked="0" layoutInCell="1" allowOverlap="1" relativeHeight="10">
            <wp:simplePos x="0" y="0"/>
            <wp:positionH relativeFrom="column">
              <wp:posOffset>3118485</wp:posOffset>
            </wp:positionH>
            <wp:positionV relativeFrom="paragraph">
              <wp:posOffset>629285</wp:posOffset>
            </wp:positionV>
            <wp:extent cx="2505075" cy="2012315"/>
            <wp:effectExtent l="0" t="0" r="0" b="0"/>
            <wp:wrapTight wrapText="bothSides">
              <wp:wrapPolygon edited="0">
                <wp:start x="-34" y="0"/>
                <wp:lineTo x="-34" y="21435"/>
                <wp:lineTo x="21494" y="21435"/>
                <wp:lineTo x="21494" y="0"/>
                <wp:lineTo x="-34" y="0"/>
              </wp:wrapPolygon>
            </wp:wrapTight>
            <wp:docPr id="12" name="Рисунок 20" descr="C:\Users\User\YandexDisk\Скриншоты\2019-07-24_17-2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20" descr="C:\Users\User\YandexDisk\Скриншоты\2019-07-24_17-23-13.png"/>
                    <pic:cNvPicPr>
                      <a:picLocks noChangeAspect="1" noChangeArrowheads="1"/>
                    </pic:cNvPicPr>
                  </pic:nvPicPr>
                  <pic:blipFill>
                    <a:blip r:embed="rId13"/>
                    <a:stretch>
                      <a:fillRect/>
                    </a:stretch>
                  </pic:blipFill>
                  <pic:spPr bwMode="auto">
                    <a:xfrm>
                      <a:off x="0" y="0"/>
                      <a:ext cx="2505075" cy="2012315"/>
                    </a:xfrm>
                    <a:prstGeom prst="rect">
                      <a:avLst/>
                    </a:prstGeom>
                  </pic:spPr>
                </pic:pic>
              </a:graphicData>
            </a:graphic>
          </wp:anchor>
        </w:drawing>
      </w:r>
      <w:r>
        <w:rPr>
          <w:rFonts w:cs="Times New Roman" w:ascii="Times New Roman" w:hAnsi="Times New Roman"/>
          <w:sz w:val="28"/>
          <w:szCs w:val="28"/>
          <w:shd w:fill="FCFCFC" w:val="clear"/>
        </w:rPr>
        <w:t>р</w:t>
      </w:r>
      <w:r>
        <w:rPr>
          <w:rFonts w:cs="Times New Roman" w:ascii="Times New Roman" w:hAnsi="Times New Roman"/>
          <w:sz w:val="28"/>
          <w:szCs w:val="28"/>
          <w:shd w:fill="FCFCFC" w:val="clear"/>
        </w:rPr>
        <w:t xml:space="preserve">азрезе различных производственных узлов. </w:t>
      </w:r>
    </w:p>
    <w:p>
      <w:pPr>
        <w:pStyle w:val="Normal"/>
        <w:spacing w:lineRule="auto" w:line="276"/>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r>
    </w:p>
    <w:p>
      <w:pPr>
        <w:pStyle w:val="Normal"/>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t xml:space="preserve">24 - Фото оборудования можно добавить к оборудованию в соответствующем справочнике. Данная функция носит больше эстетический характер. </w:t>
      </w:r>
    </w:p>
    <w:p>
      <w:pPr>
        <w:pStyle w:val="Normal"/>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r>
    </w:p>
    <w:p>
      <w:pPr>
        <w:pStyle w:val="7"/>
        <w:spacing w:lineRule="auto" w:line="276"/>
        <w:ind w:right="-1" w:hanging="0"/>
        <w:rPr>
          <w:rFonts w:ascii="Times New Roman" w:hAnsi="Times New Roman" w:cs="Times New Roman"/>
          <w:i w:val="false"/>
          <w:i w:val="false"/>
          <w:color w:val="auto"/>
          <w:sz w:val="28"/>
          <w:szCs w:val="28"/>
          <w:highlight w:val="white"/>
        </w:rPr>
      </w:pPr>
      <w:bookmarkStart w:id="32" w:name="_Toc15287963"/>
      <w:r>
        <w:rPr>
          <w:rFonts w:cs="Times New Roman" w:ascii="Times New Roman" w:hAnsi="Times New Roman"/>
          <w:i w:val="false"/>
          <w:color w:val="auto"/>
          <w:sz w:val="28"/>
          <w:szCs w:val="28"/>
          <w:shd w:fill="FCFCFC" w:val="clear"/>
        </w:rPr>
        <w:t>5.3 Бригада</w:t>
      </w:r>
      <w:bookmarkEnd w:id="32"/>
    </w:p>
    <w:p>
      <w:pPr>
        <w:pStyle w:val="Normal"/>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r>
    </w:p>
    <w:p>
      <w:pPr>
        <w:pStyle w:val="Normal"/>
        <w:spacing w:lineRule="auto" w:line="276"/>
        <w:ind w:right="-1" w:hanging="0"/>
        <w:jc w:val="both"/>
        <w:rPr>
          <w:rFonts w:ascii="Times New Roman" w:hAnsi="Times New Roman" w:cs="Times New Roman"/>
          <w:sz w:val="28"/>
          <w:szCs w:val="28"/>
          <w:highlight w:val="white"/>
        </w:rPr>
      </w:pPr>
      <w:r>
        <w:drawing>
          <wp:anchor behindDoc="0" distT="0" distB="9525" distL="114300" distR="114300" simplePos="0" locked="0" layoutInCell="1" allowOverlap="1" relativeHeight="11">
            <wp:simplePos x="0" y="0"/>
            <wp:positionH relativeFrom="column">
              <wp:posOffset>4374515</wp:posOffset>
            </wp:positionH>
            <wp:positionV relativeFrom="paragraph">
              <wp:posOffset>45085</wp:posOffset>
            </wp:positionV>
            <wp:extent cx="1905635" cy="1590675"/>
            <wp:effectExtent l="0" t="0" r="0" b="0"/>
            <wp:wrapTight wrapText="bothSides">
              <wp:wrapPolygon edited="0">
                <wp:start x="-51" y="0"/>
                <wp:lineTo x="-51" y="21365"/>
                <wp:lineTo x="21343" y="21365"/>
                <wp:lineTo x="21343" y="0"/>
                <wp:lineTo x="-51" y="0"/>
              </wp:wrapPolygon>
            </wp:wrapTight>
            <wp:docPr id="13" name="Рисунок 22" descr="C:\Users\User\YandexDisk\Скриншоты\2019-07-24_17-4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2" descr="C:\Users\User\YandexDisk\Скриншоты\2019-07-24_17-45-53.png"/>
                    <pic:cNvPicPr>
                      <a:picLocks noChangeAspect="1" noChangeArrowheads="1"/>
                    </pic:cNvPicPr>
                  </pic:nvPicPr>
                  <pic:blipFill>
                    <a:blip r:embed="rId14"/>
                    <a:stretch>
                      <a:fillRect/>
                    </a:stretch>
                  </pic:blipFill>
                  <pic:spPr bwMode="auto">
                    <a:xfrm>
                      <a:off x="0" y="0"/>
                      <a:ext cx="1905635" cy="1590675"/>
                    </a:xfrm>
                    <a:prstGeom prst="rect">
                      <a:avLst/>
                    </a:prstGeom>
                  </pic:spPr>
                </pic:pic>
              </a:graphicData>
            </a:graphic>
          </wp:anchor>
        </w:drawing>
      </w:r>
      <w:r>
        <w:rPr>
          <w:rFonts w:cs="Times New Roman" w:ascii="Times New Roman" w:hAnsi="Times New Roman"/>
          <w:sz w:val="28"/>
          <w:szCs w:val="28"/>
          <w:shd w:fill="FCFCFC" w:val="clear"/>
        </w:rPr>
        <w:t>Б</w:t>
      </w:r>
      <w:r>
        <w:rPr>
          <w:rFonts w:cs="Times New Roman" w:ascii="Times New Roman" w:hAnsi="Times New Roman"/>
          <w:sz w:val="28"/>
          <w:szCs w:val="28"/>
          <w:shd w:fill="FCFCFC" w:val="clear"/>
        </w:rPr>
        <w:t xml:space="preserve">ригада - вкладка, отвечающая за занесение информации и итоговую выработку. Первая вкладка, которая должна открываться при авторизации пользователя, если предыдущая смена была закрыта. </w:t>
      </w:r>
      <w:r>
        <w:rPr>
          <w:rFonts w:cs="Times New Roman" w:ascii="Times New Roman" w:hAnsi="Times New Roman"/>
          <w:sz w:val="28"/>
          <w:szCs w:val="28"/>
          <w:highlight w:val="red"/>
          <w:shd w:fill="FCFCFC" w:val="clear"/>
        </w:rPr>
        <w:t>После внесения данных о бригаде пользователь может работать в разделах связанных с производственной деятельностью.</w:t>
      </w:r>
      <w:r>
        <w:rPr>
          <w:rFonts w:cs="Times New Roman" w:ascii="Times New Roman" w:hAnsi="Times New Roman"/>
          <w:sz w:val="28"/>
          <w:szCs w:val="28"/>
          <w:shd w:fill="FCFCFC" w:val="clear"/>
        </w:rPr>
        <w:t xml:space="preserve">  В бригаде может находиться один  рабочий, пользователь по умолчанию попадает в бригаду.</w:t>
      </w:r>
    </w:p>
    <w:p>
      <w:pPr>
        <w:pStyle w:val="Normal"/>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t>25 - Последние бригады, для быстрого ввода данных о бригаде. Отображается 2 последних состава бригады.</w:t>
      </w:r>
    </w:p>
    <w:p>
      <w:pPr>
        <w:pStyle w:val="Normal"/>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t>26 - Добавить работника в бригаду.</w:t>
      </w:r>
    </w:p>
    <w:p>
      <w:pPr>
        <w:pStyle w:val="Normal"/>
        <w:spacing w:lineRule="auto" w:line="276"/>
        <w:ind w:right="-1" w:hanging="0"/>
        <w:jc w:val="both"/>
        <w:rPr>
          <w:rFonts w:ascii="Times New Roman" w:hAnsi="Times New Roman" w:cs="Times New Roman"/>
          <w:spacing w:val="-1"/>
          <w:sz w:val="28"/>
          <w:szCs w:val="28"/>
          <w:highlight w:val="white"/>
        </w:rPr>
      </w:pPr>
      <w:r>
        <w:rPr>
          <w:rFonts w:cs="Times New Roman" w:ascii="Times New Roman" w:hAnsi="Times New Roman"/>
          <w:sz w:val="28"/>
          <w:szCs w:val="28"/>
          <w:shd w:fill="FCFCFC" w:val="clear"/>
        </w:rPr>
        <w:t>39 – Карточка работника.  Для каждого пользователя/ работника необходимо реализовать карточку сотрудника, для ввода различной информации (ФИО, разряд, должность итд).</w:t>
      </w:r>
    </w:p>
    <w:p>
      <w:pPr>
        <w:pStyle w:val="Normal"/>
        <w:spacing w:lineRule="auto" w:line="276"/>
        <w:jc w:val="center"/>
        <w:rPr>
          <w:rFonts w:ascii="Times New Roman" w:hAnsi="Times New Roman" w:cs="Times New Roman"/>
          <w:sz w:val="28"/>
          <w:szCs w:val="28"/>
        </w:rPr>
      </w:pPr>
      <w:r>
        <w:rPr/>
        <w:drawing>
          <wp:inline distT="0" distB="0" distL="0" distR="3175">
            <wp:extent cx="3902075" cy="2955925"/>
            <wp:effectExtent l="0" t="0" r="0" b="0"/>
            <wp:docPr id="14" name="Рисунок 28" descr="C:\Users\User\YandexDisk\Скриншоты\2020-08-06_12-0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28" descr="C:\Users\User\YandexDisk\Скриншоты\2020-08-06_12-03-09.png"/>
                    <pic:cNvPicPr>
                      <a:picLocks noChangeAspect="1" noChangeArrowheads="1"/>
                    </pic:cNvPicPr>
                  </pic:nvPicPr>
                  <pic:blipFill>
                    <a:blip r:embed="rId15"/>
                    <a:stretch>
                      <a:fillRect/>
                    </a:stretch>
                  </pic:blipFill>
                  <pic:spPr bwMode="auto">
                    <a:xfrm>
                      <a:off x="0" y="0"/>
                      <a:ext cx="3902075" cy="2955925"/>
                    </a:xfrm>
                    <a:prstGeom prst="rect">
                      <a:avLst/>
                    </a:prstGeom>
                  </pic:spPr>
                </pic:pic>
              </a:graphicData>
            </a:graphic>
          </wp:inline>
        </w:drawing>
      </w:r>
    </w:p>
    <w:p>
      <w:pPr>
        <w:pStyle w:val="Normal"/>
        <w:spacing w:lineRule="auto" w:line="276"/>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76"/>
        <w:ind w:right="0" w:hanging="0"/>
        <w:jc w:val="both"/>
        <w:rPr>
          <w:rFonts w:ascii="Times New Roman" w:hAnsi="Times New Roman" w:eastAsia="Play" w:cs="Times New Roman"/>
          <w:i/>
          <w:i/>
          <w:sz w:val="28"/>
          <w:szCs w:val="28"/>
        </w:rPr>
      </w:pPr>
      <w:r>
        <w:rPr>
          <w:rFonts w:eastAsia="Play" w:cs="Times New Roman" w:ascii="Times New Roman" w:hAnsi="Times New Roman"/>
          <w:i/>
          <w:sz w:val="28"/>
          <w:szCs w:val="28"/>
        </w:rPr>
        <w:t xml:space="preserve">Пользователь изначально создаёт бригаду, заносит информацию о бригаде. Работники из этой бригады работают с этого же рабочего места. Владелец учётной записи является  бригадиром, при повторном подключении с другого рабочего места пользователь увидит ту же самую информацию (состав бригады, активные рабочие места итд). В любой момент должна быть возможность смены оборудования, если оно не занято. Оборудование занимается установкой определённой галочки. </w:t>
      </w:r>
    </w:p>
    <w:p>
      <w:pPr>
        <w:pStyle w:val="Normal"/>
        <w:spacing w:lineRule="auto" w:line="276"/>
        <w:ind w:right="0" w:hanging="0"/>
        <w:jc w:val="both"/>
        <w:rPr>
          <w:rFonts w:ascii="Times New Roman" w:hAnsi="Times New Roman" w:eastAsia="Play" w:cs="Times New Roman"/>
          <w:i/>
          <w:i/>
          <w:sz w:val="28"/>
          <w:szCs w:val="28"/>
        </w:rPr>
      </w:pPr>
      <w:r>
        <w:rPr>
          <w:rFonts w:eastAsia="Play" w:cs="Times New Roman" w:ascii="Times New Roman" w:hAnsi="Times New Roman"/>
          <w:i/>
          <w:sz w:val="28"/>
          <w:szCs w:val="28"/>
        </w:rPr>
        <w:t xml:space="preserve">Все занятое оборудование освобождается при закрытии смены или в ручном режиме через снятие галочки. При снятии галочки списки о выполненных работах остаются доступны пользователю, то не показываются другим пользователям. Другой пользователь, зашедший на только что освободившееся оборудование, начинает работу со своим новым списком (пустым). Поменять оборудование возможно в любой момент </w:t>
      </w:r>
    </w:p>
    <w:p>
      <w:pPr>
        <w:pStyle w:val="Normal"/>
        <w:spacing w:lineRule="auto" w:line="276"/>
        <w:ind w:right="0" w:hanging="0"/>
        <w:jc w:val="center"/>
        <w:rPr>
          <w:rFonts w:ascii="Times New Roman" w:hAnsi="Times New Roman" w:eastAsia="Play" w:cs="Times New Roman"/>
          <w:i/>
          <w:i/>
          <w:sz w:val="28"/>
          <w:szCs w:val="28"/>
        </w:rPr>
      </w:pPr>
      <w:r>
        <w:rPr/>
        <w:drawing>
          <wp:inline distT="0" distB="0" distL="0" distR="7620">
            <wp:extent cx="3859530" cy="2976880"/>
            <wp:effectExtent l="0" t="0" r="0" b="0"/>
            <wp:docPr id="15" name="Рисунок 15" descr="C:\Users\User\YandexDisk\Скриншоты\2020-08-06_12-0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C:\Users\User\YandexDisk\Скриншоты\2020-08-06_12-02-27.png"/>
                    <pic:cNvPicPr>
                      <a:picLocks noChangeAspect="1" noChangeArrowheads="1"/>
                    </pic:cNvPicPr>
                  </pic:nvPicPr>
                  <pic:blipFill>
                    <a:blip r:embed="rId16"/>
                    <a:stretch>
                      <a:fillRect/>
                    </a:stretch>
                  </pic:blipFill>
                  <pic:spPr bwMode="auto">
                    <a:xfrm>
                      <a:off x="0" y="0"/>
                      <a:ext cx="3859530" cy="2976880"/>
                    </a:xfrm>
                    <a:prstGeom prst="rect">
                      <a:avLst/>
                    </a:prstGeom>
                  </pic:spPr>
                </pic:pic>
              </a:graphicData>
            </a:graphic>
          </wp:inline>
        </w:drawing>
      </w:r>
    </w:p>
    <w:p>
      <w:pPr>
        <w:pStyle w:val="Normal"/>
        <w:spacing w:lineRule="auto" w:line="276"/>
        <w:ind w:right="0" w:hanging="0"/>
        <w:jc w:val="both"/>
        <w:rPr>
          <w:rFonts w:ascii="Times New Roman" w:hAnsi="Times New Roman" w:eastAsia="Play" w:cs="Times New Roman"/>
          <w:i/>
          <w:i/>
          <w:sz w:val="28"/>
          <w:szCs w:val="28"/>
        </w:rPr>
      </w:pPr>
      <w:r>
        <w:rPr>
          <w:rFonts w:eastAsia="Play" w:cs="Times New Roman" w:ascii="Times New Roman" w:hAnsi="Times New Roman"/>
          <w:i/>
          <w:sz w:val="28"/>
          <w:szCs w:val="28"/>
        </w:rPr>
        <w:t xml:space="preserve">Распределение выработки осуществляется на всю бригаду.  Доступ к одному оборудованию возможен только для одного пользователя при любом составе бригады. </w:t>
      </w:r>
    </w:p>
    <w:p>
      <w:pPr>
        <w:pStyle w:val="Normal"/>
        <w:spacing w:lineRule="auto" w:line="276"/>
        <w:jc w:val="both"/>
        <w:rPr>
          <w:rFonts w:ascii="Times New Roman" w:hAnsi="Times New Roman" w:cs="Times New Roman"/>
          <w:sz w:val="28"/>
          <w:szCs w:val="28"/>
        </w:rPr>
      </w:pPr>
      <w:r>
        <w:rPr>
          <w:rFonts w:cs="Times New Roman" w:ascii="Times New Roman" w:hAnsi="Times New Roman"/>
          <w:sz w:val="28"/>
          <w:szCs w:val="28"/>
        </w:rPr>
      </w:r>
    </w:p>
    <w:p>
      <w:pPr>
        <w:pStyle w:val="7"/>
        <w:spacing w:lineRule="auto" w:line="276"/>
        <w:rPr>
          <w:rFonts w:ascii="Times New Roman" w:hAnsi="Times New Roman" w:cs="Times New Roman"/>
          <w:i w:val="false"/>
          <w:i w:val="false"/>
          <w:color w:val="auto"/>
          <w:sz w:val="28"/>
          <w:szCs w:val="28"/>
          <w:highlight w:val="white"/>
        </w:rPr>
      </w:pPr>
      <w:bookmarkStart w:id="33" w:name="_Toc15287964"/>
      <w:r>
        <w:rPr>
          <w:rFonts w:cs="Times New Roman" w:ascii="Times New Roman" w:hAnsi="Times New Roman"/>
          <w:i w:val="false"/>
          <w:color w:val="auto"/>
          <w:sz w:val="28"/>
          <w:szCs w:val="28"/>
          <w:shd w:fill="FCFCFC" w:val="clear"/>
        </w:rPr>
        <w:t>5.4 Заявки в работе.</w:t>
      </w:r>
      <w:bookmarkEnd w:id="33"/>
    </w:p>
    <w:p>
      <w:pPr>
        <w:pStyle w:val="Normal"/>
        <w:spacing w:lineRule="auto" w:line="276"/>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r>
    </w:p>
    <w:p>
      <w:pPr>
        <w:pStyle w:val="Normal"/>
        <w:spacing w:lineRule="auto" w:line="276"/>
        <w:ind w:right="-1" w:hanging="0"/>
        <w:jc w:val="both"/>
        <w:rPr>
          <w:rFonts w:ascii="Times New Roman" w:hAnsi="Times New Roman" w:cs="Times New Roman"/>
          <w:sz w:val="28"/>
          <w:szCs w:val="28"/>
        </w:rPr>
      </w:pPr>
      <w:r>
        <w:rPr>
          <w:rFonts w:cs="Times New Roman" w:ascii="Times New Roman" w:hAnsi="Times New Roman"/>
          <w:sz w:val="28"/>
          <w:szCs w:val="28"/>
          <w:shd w:fill="FCFCFC" w:val="clear"/>
        </w:rPr>
        <w:t>Основное рабочее поле для резчиков. Позволяет вносить информацию о разрезанных блоках, отображает выбранные пользователем позиции для работы. Осуществляет привязку блоков к позиции, которая балы изготовлена. Данные по заявке и складу изменяются только оператором в процессе резки. К данному блоку</w:t>
      </w:r>
      <w:r>
        <w:rPr>
          <w:rFonts w:cs="Times New Roman" w:ascii="Times New Roman" w:hAnsi="Times New Roman"/>
          <w:sz w:val="28"/>
          <w:szCs w:val="28"/>
        </w:rPr>
        <w:t xml:space="preserve"> </w:t>
      </w:r>
    </w:p>
    <w:p>
      <w:pPr>
        <w:pStyle w:val="Normal"/>
        <w:spacing w:lineRule="auto" w:line="276"/>
        <w:jc w:val="both"/>
        <w:rPr>
          <w:rFonts w:ascii="Times New Roman" w:hAnsi="Times New Roman" w:cs="Times New Roman"/>
          <w:sz w:val="28"/>
          <w:szCs w:val="28"/>
        </w:rPr>
      </w:pPr>
      <w:r>
        <w:rPr/>
        <w:drawing>
          <wp:inline distT="0" distB="0" distL="0" distR="0">
            <wp:extent cx="6120130" cy="878205"/>
            <wp:effectExtent l="0" t="0" r="0" b="0"/>
            <wp:docPr id="16" name="Рисунок 31" descr="C:\Users\User\YandexDisk\Скриншоты\2019-07-26_13-4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31" descr="C:\Users\User\YandexDisk\Скриншоты\2019-07-26_13-43-31.png"/>
                    <pic:cNvPicPr>
                      <a:picLocks noChangeAspect="1" noChangeArrowheads="1"/>
                    </pic:cNvPicPr>
                  </pic:nvPicPr>
                  <pic:blipFill>
                    <a:blip r:embed="rId17"/>
                    <a:stretch>
                      <a:fillRect/>
                    </a:stretch>
                  </pic:blipFill>
                  <pic:spPr bwMode="auto">
                    <a:xfrm>
                      <a:off x="0" y="0"/>
                      <a:ext cx="6120130" cy="878205"/>
                    </a:xfrm>
                    <a:prstGeom prst="rect">
                      <a:avLst/>
                    </a:prstGeom>
                  </pic:spPr>
                </pic:pic>
              </a:graphicData>
            </a:graphic>
          </wp:inline>
        </w:drawing>
      </w:r>
    </w:p>
    <w:p>
      <w:pPr>
        <w:pStyle w:val="Normal"/>
        <w:spacing w:lineRule="auto" w:line="276"/>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t>9-Количество продукции. Слева информация о том, сколько продукции по заявкам нужно сделать, справа количество продукции на складе. При нажатии на вкладку отображает более подробно данную информацию</w:t>
      </w:r>
    </w:p>
    <w:p>
      <w:pPr>
        <w:pStyle w:val="Normal"/>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t>10-Фильтр продукции. Позволяет выбирать определенную марку продукции при просмотре вкладок заявки и выполненные заявки.</w:t>
      </w:r>
    </w:p>
    <w:p>
      <w:pPr>
        <w:pStyle w:val="Normal"/>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t>11-Расположение блоков. Рабочее окно для просмотра данных по расположению полуфабрикатов на складе. Интерфейс должен позволять изменять положение блоков и учитывать их перемещение на резку. Эта вкладка  позволяет сканировать штрих код блока и привязывать его месту на складе.</w:t>
      </w:r>
    </w:p>
    <w:p>
      <w:pPr>
        <w:pStyle w:val="Normal"/>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t>12- Выработка. Позволяет просматривать в разрезе дат выработку специалиста. Отображает данные по всем подразделениям.</w:t>
      </w:r>
    </w:p>
    <w:p>
      <w:pPr>
        <w:pStyle w:val="Normal"/>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t>13-График работы. Отображает плановую информацию о выходе на работу по датам. Для одного сотрудника, начальник производства может смотреть по всем сотрудникам</w:t>
      </w:r>
    </w:p>
    <w:p>
      <w:pPr>
        <w:pStyle w:val="Normal"/>
        <w:spacing w:lineRule="auto" w:line="276"/>
        <w:ind w:right="-1" w:hanging="0"/>
        <w:jc w:val="both"/>
        <w:rPr>
          <w:rFonts w:ascii="Times New Roman" w:hAnsi="Times New Roman" w:cs="Times New Roman"/>
          <w:sz w:val="28"/>
          <w:szCs w:val="28"/>
        </w:rPr>
      </w:pPr>
      <w:r>
        <w:rPr>
          <w:rFonts w:cs="Times New Roman" w:ascii="Times New Roman" w:hAnsi="Times New Roman"/>
          <w:sz w:val="28"/>
          <w:szCs w:val="28"/>
          <w:shd w:fill="FCFCFC" w:val="clear"/>
        </w:rPr>
        <w:t>14-Настройки пользователя</w:t>
      </w:r>
    </w:p>
    <w:p>
      <w:pPr>
        <w:pStyle w:val="NoSpacing"/>
        <w:spacing w:lineRule="auto" w:line="276"/>
        <w:jc w:val="both"/>
        <w:rPr>
          <w:rFonts w:ascii="Times New Roman" w:hAnsi="Times New Roman" w:cs="Times New Roman"/>
          <w:sz w:val="28"/>
          <w:szCs w:val="28"/>
        </w:rPr>
      </w:pPr>
      <w:r>
        <w:rPr/>
        <w:drawing>
          <wp:inline distT="0" distB="6985" distL="0" distR="0">
            <wp:extent cx="5924550" cy="2870200"/>
            <wp:effectExtent l="0" t="0" r="0" b="0"/>
            <wp:docPr id="17" name="Рисунок 6" descr="C:\Users\User\YandexDisk\Скриншоты\2019-07-24_17-5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6" descr="C:\Users\User\YandexDisk\Скриншоты\2019-07-24_17-51-30.png"/>
                    <pic:cNvPicPr>
                      <a:picLocks noChangeAspect="1" noChangeArrowheads="1"/>
                    </pic:cNvPicPr>
                  </pic:nvPicPr>
                  <pic:blipFill>
                    <a:blip r:embed="rId18"/>
                    <a:stretch>
                      <a:fillRect/>
                    </a:stretch>
                  </pic:blipFill>
                  <pic:spPr bwMode="auto">
                    <a:xfrm>
                      <a:off x="0" y="0"/>
                      <a:ext cx="5924550" cy="2870200"/>
                    </a:xfrm>
                    <a:prstGeom prst="rect">
                      <a:avLst/>
                    </a:prstGeom>
                  </pic:spPr>
                </pic:pic>
              </a:graphicData>
            </a:graphic>
          </wp:inline>
        </w:drawing>
      </w:r>
    </w:p>
    <w:p>
      <w:pPr>
        <w:pStyle w:val="NoSpacing"/>
        <w:spacing w:lineRule="auto" w:line="276"/>
        <w:jc w:val="both"/>
        <w:rPr>
          <w:rFonts w:ascii="Times New Roman" w:hAnsi="Times New Roman" w:cs="Times New Roman"/>
          <w:sz w:val="28"/>
          <w:szCs w:val="28"/>
          <w:highlight w:val="white"/>
        </w:rPr>
      </w:pPr>
      <w:bookmarkStart w:id="34" w:name="_Toc15044186"/>
      <w:r>
        <w:rPr>
          <w:rFonts w:cs="Times New Roman" w:ascii="Times New Roman" w:hAnsi="Times New Roman"/>
          <w:sz w:val="28"/>
          <w:szCs w:val="28"/>
        </w:rPr>
        <w:t>41-</w:t>
      </w:r>
      <w:r>
        <w:rPr>
          <w:rFonts w:cs="Times New Roman" w:ascii="Times New Roman" w:hAnsi="Times New Roman"/>
          <w:sz w:val="28"/>
          <w:szCs w:val="28"/>
          <w:shd w:fill="FCFCFC" w:val="clear"/>
        </w:rPr>
        <w:t xml:space="preserve"> Поле ввода данных о  блоке. Данное поле заполняется ручным вводом или при сканировании этикетки.</w:t>
      </w:r>
      <w:bookmarkEnd w:id="34"/>
      <w:r>
        <w:rPr>
          <w:rFonts w:cs="Times New Roman" w:ascii="Times New Roman" w:hAnsi="Times New Roman"/>
          <w:sz w:val="28"/>
          <w:szCs w:val="28"/>
          <w:shd w:fill="FCFCFC" w:val="clear"/>
        </w:rPr>
        <w:t xml:space="preserve">  </w:t>
      </w:r>
    </w:p>
    <w:p>
      <w:pPr>
        <w:pStyle w:val="Normal"/>
        <w:tabs>
          <w:tab w:val="left" w:pos="9639" w:leader="none"/>
        </w:tabs>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rPr>
        <w:t xml:space="preserve">34 </w:t>
      </w:r>
      <w:r>
        <w:rPr>
          <w:rFonts w:cs="Times New Roman" w:ascii="Times New Roman" w:hAnsi="Times New Roman"/>
          <w:sz w:val="28"/>
          <w:szCs w:val="28"/>
          <w:shd w:fill="FCFCFC" w:val="clear"/>
        </w:rPr>
        <w:t>Пометка выпадающая, если на складе есть незарезервированная готовая продукция.</w:t>
      </w:r>
    </w:p>
    <w:p>
      <w:pPr>
        <w:pStyle w:val="Normal"/>
        <w:tabs>
          <w:tab w:val="left" w:pos="9639" w:leader="none"/>
        </w:tabs>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t>33 Кнопка выбора позиции из вкладки заявки.</w:t>
      </w:r>
    </w:p>
    <w:p>
      <w:pPr>
        <w:pStyle w:val="Normal"/>
        <w:tabs>
          <w:tab w:val="left" w:pos="9639" w:leader="none"/>
        </w:tabs>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t xml:space="preserve">40 Отходы-остатки блоков, полученные в результате резки нестандартных размеров продукции, например 6м блок разрезали на листы 2,7м и 2,7и остаток 0,6м. Остаток 0,6м считается отходом. Брак - это полуфабрикаты или их часть, не удовлетворяющая установленным требованиям. При вводе данных во вкладке брак эти данные не сохраняются при добавлении нового блока. </w:t>
      </w:r>
    </w:p>
    <w:p>
      <w:pPr>
        <w:pStyle w:val="Normal"/>
        <w:tabs>
          <w:tab w:val="left" w:pos="9639" w:leader="none"/>
        </w:tabs>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t>29 - Размеры стандартных полуфабрикатов для фигурной резки, заноситься в отдельный справочник</w:t>
      </w:r>
    </w:p>
    <w:p>
      <w:pPr>
        <w:pStyle w:val="Normal"/>
        <w:tabs>
          <w:tab w:val="left" w:pos="9639" w:leader="none"/>
        </w:tabs>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t>15 - Подробнее. Позволяет просматривать развернутую информацию в связанных рабочих разделах.</w:t>
      </w:r>
    </w:p>
    <w:p>
      <w:pPr>
        <w:pStyle w:val="Normal"/>
        <w:tabs>
          <w:tab w:val="left" w:pos="9639" w:leader="none"/>
        </w:tabs>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t>28 – Номер блока. Блоки, добавленные в разделе фигурная резка, с точки зрения учета являются аналогичными с блоками</w:t>
      </w:r>
      <w:ins w:id="38" w:author="User" w:date="2019-08-19T14:29:00Z">
        <w:r>
          <w:rPr>
            <w:rFonts w:cs="Times New Roman" w:ascii="Times New Roman" w:hAnsi="Times New Roman"/>
            <w:sz w:val="28"/>
            <w:szCs w:val="28"/>
            <w:shd w:fill="FCFCFC" w:val="clear"/>
          </w:rPr>
          <w:t>,</w:t>
        </w:r>
      </w:ins>
      <w:r>
        <w:rPr>
          <w:rFonts w:cs="Times New Roman" w:ascii="Times New Roman" w:hAnsi="Times New Roman"/>
          <w:sz w:val="28"/>
          <w:szCs w:val="28"/>
          <w:shd w:fill="FCFCFC" w:val="clear"/>
        </w:rPr>
        <w:t xml:space="preserve"> полученными на производственных участках.  </w:t>
      </w:r>
    </w:p>
    <w:p>
      <w:pPr>
        <w:pStyle w:val="Normal"/>
        <w:tabs>
          <w:tab w:val="left" w:pos="9639" w:leader="none"/>
        </w:tabs>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t>32- Информация по блоку. Дополнительная окна для просмотра всей информации о блоке.</w:t>
      </w:r>
    </w:p>
    <w:p>
      <w:pPr>
        <w:pStyle w:val="Normal"/>
        <w:spacing w:lineRule="auto" w:line="276"/>
        <w:jc w:val="center"/>
        <w:rPr>
          <w:rFonts w:ascii="Times New Roman" w:hAnsi="Times New Roman" w:cs="Times New Roman"/>
          <w:sz w:val="28"/>
          <w:szCs w:val="28"/>
          <w:highlight w:val="white"/>
        </w:rPr>
      </w:pPr>
      <w:r>
        <w:rPr/>
        <w:drawing>
          <wp:inline distT="0" distB="8890" distL="0" distR="0">
            <wp:extent cx="4293870" cy="3268345"/>
            <wp:effectExtent l="0" t="0" r="0" b="0"/>
            <wp:docPr id="18" name="Рисунок 29" descr="C:\Users\User\YandexDisk\Скриншоты\2019-07-26_13-3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29" descr="C:\Users\User\YandexDisk\Скриншоты\2019-07-26_13-39-40.png"/>
                    <pic:cNvPicPr>
                      <a:picLocks noChangeAspect="1" noChangeArrowheads="1"/>
                    </pic:cNvPicPr>
                  </pic:nvPicPr>
                  <pic:blipFill>
                    <a:blip r:embed="rId19"/>
                    <a:stretch>
                      <a:fillRect/>
                    </a:stretch>
                  </pic:blipFill>
                  <pic:spPr bwMode="auto">
                    <a:xfrm>
                      <a:off x="0" y="0"/>
                      <a:ext cx="4293870" cy="3268345"/>
                    </a:xfrm>
                    <a:prstGeom prst="rect">
                      <a:avLst/>
                    </a:prstGeom>
                  </pic:spPr>
                </pic:pic>
              </a:graphicData>
            </a:graphic>
          </wp:inline>
        </w:drawing>
      </w:r>
    </w:p>
    <w:p>
      <w:pPr>
        <w:pStyle w:val="Normal"/>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t>18-Ячейка по заявке. При выборе заявки ставиться по умолчанию объем готовой продукции которую можно получить из блока. Оператор может корректировать цифру если внесет данные в раздел на склад или брак. При завершении резки блока происходит распределение готовой продукции в соответствии с данными, которые внёс оператор. Факт завершения резки позволяет привязать блоки к определенной позиции складской или заявке</w:t>
      </w:r>
    </w:p>
    <w:p>
      <w:pPr>
        <w:pStyle w:val="Normal"/>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t>19- Фигурная резка. Позволяет вносить информацию о нарезке полуфабрикатов для подразделения фигурная резка</w:t>
      </w:r>
    </w:p>
    <w:p>
      <w:pPr>
        <w:pStyle w:val="Normal"/>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t>31- В заявках может быть часть номенклатур, которые производственный участок не может изготовить. Изготовить подобную позицию может другое подразделение</w:t>
      </w:r>
    </w:p>
    <w:p>
      <w:pPr>
        <w:pStyle w:val="Normal"/>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t>16- Ручной ввод. Позволяет вносить информацию о блоке в ручном виде, позволяет избежать задержек если печать этикеток не работает.</w:t>
      </w:r>
    </w:p>
    <w:p>
      <w:pPr>
        <w:pStyle w:val="Normal"/>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r>
    </w:p>
    <w:p>
      <w:pPr>
        <w:pStyle w:val="Normal"/>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r>
    </w:p>
    <w:p>
      <w:pPr>
        <w:pStyle w:val="Normal"/>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r>
    </w:p>
    <w:p>
      <w:pPr>
        <w:pStyle w:val="Normal"/>
        <w:spacing w:lineRule="auto" w:line="276"/>
        <w:ind w:right="-1" w:hanging="0"/>
        <w:jc w:val="both"/>
        <w:rPr>
          <w:rFonts w:ascii="Times New Roman" w:hAnsi="Times New Roman" w:cs="Times New Roman"/>
          <w:sz w:val="28"/>
          <w:szCs w:val="28"/>
          <w:highlight w:val="white"/>
        </w:rPr>
      </w:pPr>
      <w:r>
        <w:rPr/>
        <w:drawing>
          <wp:inline distT="0" distB="8255" distL="0" distR="9525">
            <wp:extent cx="6124575" cy="2392045"/>
            <wp:effectExtent l="0" t="0" r="0" b="0"/>
            <wp:docPr id="19" name="Рисунок 30" descr="C:\Users\User\YandexDisk\Скриншоты\2020-08-06_12-0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30" descr="C:\Users\User\YandexDisk\Скриншоты\2020-08-06_12-09-03.png"/>
                    <pic:cNvPicPr>
                      <a:picLocks noChangeAspect="1" noChangeArrowheads="1"/>
                    </pic:cNvPicPr>
                  </pic:nvPicPr>
                  <pic:blipFill>
                    <a:blip r:embed="rId20"/>
                    <a:stretch>
                      <a:fillRect/>
                    </a:stretch>
                  </pic:blipFill>
                  <pic:spPr bwMode="auto">
                    <a:xfrm>
                      <a:off x="0" y="0"/>
                      <a:ext cx="6124575" cy="2392045"/>
                    </a:xfrm>
                    <a:prstGeom prst="rect">
                      <a:avLst/>
                    </a:prstGeom>
                  </pic:spPr>
                </pic:pic>
              </a:graphicData>
            </a:graphic>
          </wp:inline>
        </w:drawing>
      </w:r>
    </w:p>
    <w:p>
      <w:pPr>
        <w:pStyle w:val="Normal"/>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r>
    </w:p>
    <w:p>
      <w:pPr>
        <w:pStyle w:val="Normal"/>
        <w:spacing w:lineRule="auto" w:line="276"/>
        <w:ind w:right="-1" w:hanging="0"/>
        <w:jc w:val="both"/>
        <w:rPr>
          <w:rFonts w:ascii="Times New Roman" w:hAnsi="Times New Roman" w:cs="Times New Roman"/>
          <w:i/>
          <w:i/>
          <w:sz w:val="28"/>
          <w:szCs w:val="28"/>
          <w:highlight w:val="white"/>
        </w:rPr>
      </w:pPr>
      <w:r>
        <w:rPr>
          <w:rFonts w:cs="Times New Roman" w:ascii="Times New Roman" w:hAnsi="Times New Roman"/>
          <w:i/>
          <w:sz w:val="28"/>
          <w:szCs w:val="28"/>
          <w:shd w:fill="FCFCFC" w:val="clear"/>
        </w:rPr>
        <w:t>При входе в резку на любом оборудовании открывается список заявок, пользователь должен выбрать определённую заявку. При выборе заявки нажимается кнопка «резка» и пользователь переходит в окно выбора блока. Работ с окном «резка» возможно без выбора заявки. Это позволяет списывать блоки на резку, с возможностью добавления произведённой номенклатуры. Выбор номенклатуры осуществляется пользователем в дополнительном окне.  (надо нарисовать)</w:t>
      </w:r>
    </w:p>
    <w:p>
      <w:pPr>
        <w:pStyle w:val="Normal"/>
        <w:spacing w:lineRule="auto" w:line="276"/>
        <w:ind w:right="-1" w:hanging="0"/>
        <w:jc w:val="both"/>
        <w:rPr>
          <w:rFonts w:ascii="Times New Roman" w:hAnsi="Times New Roman" w:cs="Times New Roman"/>
          <w:i/>
          <w:i/>
          <w:sz w:val="28"/>
          <w:szCs w:val="28"/>
          <w:highlight w:val="white"/>
        </w:rPr>
      </w:pPr>
      <w:r>
        <w:rPr>
          <w:rFonts w:cs="Times New Roman" w:ascii="Times New Roman" w:hAnsi="Times New Roman"/>
          <w:i/>
          <w:sz w:val="28"/>
          <w:szCs w:val="28"/>
          <w:shd w:fill="FCFCFC" w:val="clear"/>
        </w:rPr>
        <w:t>При выборе заявке и входе, пользователь выделяет номенклатуру</w:t>
      </w:r>
    </w:p>
    <w:p>
      <w:pPr>
        <w:pStyle w:val="7"/>
        <w:spacing w:lineRule="auto" w:line="276"/>
        <w:ind w:right="-1" w:hanging="0"/>
        <w:rPr>
          <w:rFonts w:ascii="Times New Roman" w:hAnsi="Times New Roman" w:cs="Times New Roman"/>
          <w:i w:val="false"/>
          <w:i w:val="false"/>
          <w:color w:val="auto"/>
          <w:sz w:val="28"/>
          <w:szCs w:val="28"/>
          <w:highlight w:val="white"/>
        </w:rPr>
      </w:pPr>
      <w:bookmarkStart w:id="35" w:name="_Toc15287965"/>
      <w:r>
        <w:rPr>
          <w:rFonts w:cs="Times New Roman" w:ascii="Times New Roman" w:hAnsi="Times New Roman"/>
          <w:i w:val="false"/>
          <w:color w:val="auto"/>
          <w:sz w:val="28"/>
          <w:szCs w:val="28"/>
          <w:shd w:fill="FCFCFC" w:val="clear"/>
        </w:rPr>
        <w:t>5.5 Заявки</w:t>
      </w:r>
      <w:bookmarkEnd w:id="35"/>
    </w:p>
    <w:p>
      <w:pPr>
        <w:pStyle w:val="Normal"/>
        <w:spacing w:lineRule="auto" w:line="276"/>
        <w:ind w:right="-1" w:hanging="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t>Вкладка отображает заявки, которые находятся в работе (не выполнены/частично выполнены). Позволяет выбирать необходимую заявку и отправлять в работу.</w:t>
      </w:r>
    </w:p>
    <w:p>
      <w:pPr>
        <w:pStyle w:val="Normal"/>
        <w:spacing w:lineRule="auto" w:line="276"/>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r>
    </w:p>
    <w:p>
      <w:pPr>
        <w:pStyle w:val="Normal"/>
        <w:spacing w:lineRule="auto" w:line="276"/>
        <w:jc w:val="center"/>
        <w:rPr>
          <w:rFonts w:ascii="Times New Roman" w:hAnsi="Times New Roman" w:cs="Times New Roman"/>
          <w:sz w:val="28"/>
          <w:szCs w:val="28"/>
          <w:highlight w:val="white"/>
        </w:rPr>
      </w:pPr>
      <w:r>
        <w:rPr/>
        <w:drawing>
          <wp:inline distT="0" distB="8890" distL="0" distR="0">
            <wp:extent cx="4330700" cy="3249295"/>
            <wp:effectExtent l="0" t="0" r="0" b="0"/>
            <wp:docPr id="20" name="Рисунок 11" descr="C:\Users\User\YandexDisk\Скриншоты\2019-07-25_16-3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11" descr="C:\Users\User\YandexDisk\Скриншоты\2019-07-25_16-30-14.png"/>
                    <pic:cNvPicPr>
                      <a:picLocks noChangeAspect="1" noChangeArrowheads="1"/>
                    </pic:cNvPicPr>
                  </pic:nvPicPr>
                  <pic:blipFill>
                    <a:blip r:embed="rId21"/>
                    <a:stretch>
                      <a:fillRect/>
                    </a:stretch>
                  </pic:blipFill>
                  <pic:spPr bwMode="auto">
                    <a:xfrm>
                      <a:off x="0" y="0"/>
                      <a:ext cx="4330700" cy="3249295"/>
                    </a:xfrm>
                    <a:prstGeom prst="rect">
                      <a:avLst/>
                    </a:prstGeom>
                  </pic:spPr>
                </pic:pic>
              </a:graphicData>
            </a:graphic>
          </wp:inline>
        </w:drawing>
      </w:r>
    </w:p>
    <w:p>
      <w:pPr>
        <w:pStyle w:val="Normal"/>
        <w:spacing w:lineRule="auto" w:line="276"/>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rPr>
        <w:t xml:space="preserve">74 - </w:t>
      </w:r>
      <w:r>
        <w:rPr>
          <w:rFonts w:cs="Times New Roman" w:ascii="Times New Roman" w:hAnsi="Times New Roman"/>
          <w:sz w:val="28"/>
          <w:szCs w:val="28"/>
          <w:shd w:fill="FCFCFC" w:val="clear"/>
        </w:rPr>
        <w:t>Подробная информация о заявке</w:t>
      </w:r>
    </w:p>
    <w:p>
      <w:pPr>
        <w:pStyle w:val="Normal"/>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t xml:space="preserve">37 - Кнопка выбора позиции для изготовления, выделенная позиция добавляется в окно заявки в работе. </w:t>
      </w:r>
    </w:p>
    <w:p>
      <w:pPr>
        <w:pStyle w:val="Normal"/>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r>
    </w:p>
    <w:p>
      <w:pPr>
        <w:pStyle w:val="Normal"/>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t>Выполненные заявки. Эта вкладка визуально аналогична разделу «заявки». Она позволяет просматривать заявки, выполнение которых уже осуществлено. При нажатии на заявку пользователь может просмотреть подробную информацию о заказе, ходе его выполнения ИТД.</w:t>
      </w:r>
    </w:p>
    <w:p>
      <w:pPr>
        <w:pStyle w:val="Normal"/>
        <w:spacing w:lineRule="auto" w:line="276"/>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r>
    </w:p>
    <w:p>
      <w:pPr>
        <w:pStyle w:val="Normal"/>
        <w:tabs>
          <w:tab w:val="left" w:pos="9638" w:leader="none"/>
        </w:tabs>
        <w:spacing w:lineRule="auto" w:line="276"/>
        <w:ind w:right="-1" w:hanging="0"/>
        <w:jc w:val="both"/>
        <w:rPr>
          <w:rFonts w:ascii="Times New Roman" w:hAnsi="Times New Roman" w:cs="Times New Roman"/>
          <w:sz w:val="28"/>
          <w:szCs w:val="28"/>
        </w:rPr>
      </w:pPr>
      <w:r>
        <w:rPr/>
        <w:drawing>
          <wp:inline distT="0" distB="0" distL="0" distR="0">
            <wp:extent cx="6116320" cy="1017905"/>
            <wp:effectExtent l="0" t="0" r="0" b="0"/>
            <wp:docPr id="21" name="Рисунок 12" descr="C:\Users\User\YandexDisk\Скриншоты\2019-07-25_16-4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12" descr="C:\Users\User\YandexDisk\Скриншоты\2019-07-25_16-45-40.png"/>
                    <pic:cNvPicPr>
                      <a:picLocks noChangeAspect="1" noChangeArrowheads="1"/>
                    </pic:cNvPicPr>
                  </pic:nvPicPr>
                  <pic:blipFill>
                    <a:blip r:embed="rId22"/>
                    <a:stretch>
                      <a:fillRect/>
                    </a:stretch>
                  </pic:blipFill>
                  <pic:spPr bwMode="auto">
                    <a:xfrm>
                      <a:off x="0" y="0"/>
                      <a:ext cx="6116320" cy="1017905"/>
                    </a:xfrm>
                    <a:prstGeom prst="rect">
                      <a:avLst/>
                    </a:prstGeom>
                  </pic:spPr>
                </pic:pic>
              </a:graphicData>
            </a:graphic>
          </wp:inline>
        </w:drawing>
      </w:r>
    </w:p>
    <w:p>
      <w:pPr>
        <w:pStyle w:val="Normal"/>
        <w:tabs>
          <w:tab w:val="left" w:pos="9638" w:leader="none"/>
        </w:tabs>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r>
    </w:p>
    <w:p>
      <w:pPr>
        <w:pStyle w:val="7"/>
        <w:spacing w:lineRule="auto" w:line="276"/>
        <w:rPr>
          <w:rFonts w:ascii="Times New Roman" w:hAnsi="Times New Roman" w:cs="Times New Roman"/>
          <w:i w:val="false"/>
          <w:i w:val="false"/>
          <w:color w:val="auto"/>
          <w:sz w:val="28"/>
          <w:szCs w:val="28"/>
          <w:highlight w:val="white"/>
        </w:rPr>
      </w:pPr>
      <w:bookmarkStart w:id="36" w:name="_Toc15287966"/>
      <w:r>
        <w:rPr>
          <w:rFonts w:cs="Times New Roman" w:ascii="Times New Roman" w:hAnsi="Times New Roman"/>
          <w:i w:val="false"/>
          <w:color w:val="auto"/>
          <w:sz w:val="28"/>
          <w:szCs w:val="28"/>
          <w:shd w:fill="FCFCFC" w:val="clear"/>
        </w:rPr>
        <w:t>5.6 Склад</w:t>
      </w:r>
      <w:bookmarkEnd w:id="36"/>
    </w:p>
    <w:p>
      <w:pPr>
        <w:pStyle w:val="Normal"/>
        <w:tabs>
          <w:tab w:val="left" w:pos="9638" w:leader="none"/>
        </w:tabs>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r>
    </w:p>
    <w:p>
      <w:pPr>
        <w:pStyle w:val="Normal"/>
        <w:tabs>
          <w:tab w:val="left" w:pos="9638" w:leader="none"/>
        </w:tabs>
        <w:spacing w:lineRule="auto" w:line="276"/>
        <w:ind w:right="-1" w:hanging="0"/>
        <w:jc w:val="both"/>
        <w:rPr>
          <w:rFonts w:ascii="Times New Roman" w:hAnsi="Times New Roman" w:cs="Times New Roman"/>
          <w:sz w:val="28"/>
          <w:szCs w:val="28"/>
        </w:rPr>
      </w:pPr>
      <w:r>
        <w:rPr>
          <w:rFonts w:cs="Times New Roman" w:ascii="Times New Roman" w:hAnsi="Times New Roman"/>
          <w:sz w:val="28"/>
          <w:szCs w:val="28"/>
          <w:shd w:fill="FCFCFC" w:val="clear"/>
        </w:rPr>
        <w:t>Позволяет просматривать информацию в онлайн режиме о готовой продукции (на склад и по заявкам), полуфабрикатах (блоки и вспенка)</w:t>
      </w:r>
    </w:p>
    <w:p>
      <w:pPr>
        <w:pStyle w:val="Normal"/>
        <w:spacing w:lineRule="auto" w:line="276"/>
        <w:jc w:val="center"/>
        <w:rPr>
          <w:rFonts w:ascii="Times New Roman" w:hAnsi="Times New Roman" w:cs="Times New Roman"/>
          <w:sz w:val="28"/>
          <w:szCs w:val="28"/>
        </w:rPr>
      </w:pPr>
      <w:r>
        <w:rPr/>
        <w:drawing>
          <wp:inline distT="0" distB="0" distL="0" distR="1905">
            <wp:extent cx="4951730" cy="3738880"/>
            <wp:effectExtent l="0" t="0" r="0" b="0"/>
            <wp:docPr id="22" name="Рисунок 13" descr="C:\Users\User\YandexDisk\Скриншоты\2019-07-25_16-5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13" descr="C:\Users\User\YandexDisk\Скриншоты\2019-07-25_16-53-23.png"/>
                    <pic:cNvPicPr>
                      <a:picLocks noChangeAspect="1" noChangeArrowheads="1"/>
                    </pic:cNvPicPr>
                  </pic:nvPicPr>
                  <pic:blipFill>
                    <a:blip r:embed="rId23"/>
                    <a:stretch>
                      <a:fillRect/>
                    </a:stretch>
                  </pic:blipFill>
                  <pic:spPr bwMode="auto">
                    <a:xfrm>
                      <a:off x="0" y="0"/>
                      <a:ext cx="4951730" cy="3738880"/>
                    </a:xfrm>
                    <a:prstGeom prst="rect">
                      <a:avLst/>
                    </a:prstGeom>
                  </pic:spPr>
                </pic:pic>
              </a:graphicData>
            </a:graphic>
          </wp:inline>
        </w:drawing>
      </w:r>
    </w:p>
    <w:p>
      <w:pPr>
        <w:pStyle w:val="Normal"/>
        <w:spacing w:lineRule="auto" w:line="276"/>
        <w:ind w:right="-1" w:hanging="0"/>
        <w:jc w:val="both"/>
        <w:rPr>
          <w:rFonts w:ascii="Times New Roman" w:hAnsi="Times New Roman" w:cs="Times New Roman"/>
          <w:sz w:val="28"/>
          <w:szCs w:val="28"/>
        </w:rPr>
      </w:pPr>
      <w:r>
        <w:rPr>
          <w:rFonts w:cs="Times New Roman" w:ascii="Times New Roman" w:hAnsi="Times New Roman"/>
          <w:sz w:val="28"/>
          <w:szCs w:val="28"/>
        </w:rPr>
        <w:t>30 - Склад Вспенка. Окно отображает реальные данные по количеству полуфабрикатов в бункерах.</w:t>
      </w:r>
    </w:p>
    <w:p>
      <w:pPr>
        <w:pStyle w:val="Normal"/>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rPr>
        <w:t xml:space="preserve">36 - </w:t>
      </w:r>
      <w:r>
        <w:rPr>
          <w:rFonts w:cs="Times New Roman" w:ascii="Times New Roman" w:hAnsi="Times New Roman"/>
          <w:sz w:val="28"/>
          <w:szCs w:val="28"/>
          <w:shd w:fill="FCFCFC" w:val="clear"/>
        </w:rPr>
        <w:t>Отображает данные о количестве полуфабрикатов изготовленных для подразделения фигурная резка</w:t>
      </w:r>
    </w:p>
    <w:p>
      <w:pPr>
        <w:pStyle w:val="Normal"/>
        <w:spacing w:lineRule="auto" w:line="276"/>
        <w:ind w:right="-1" w:hanging="0"/>
        <w:jc w:val="both"/>
        <w:rPr>
          <w:rFonts w:ascii="Times New Roman" w:hAnsi="Times New Roman" w:cs="Times New Roman"/>
          <w:i/>
          <w:i/>
          <w:sz w:val="28"/>
          <w:szCs w:val="28"/>
          <w:highlight w:val="white"/>
        </w:rPr>
      </w:pPr>
      <w:r>
        <w:rPr>
          <w:rFonts w:cs="Times New Roman" w:ascii="Times New Roman" w:hAnsi="Times New Roman"/>
          <w:i/>
          <w:sz w:val="28"/>
          <w:szCs w:val="28"/>
          <w:shd w:fill="FCFCFC" w:val="clear"/>
        </w:rPr>
      </w:r>
    </w:p>
    <w:p>
      <w:pPr>
        <w:pStyle w:val="Normal"/>
        <w:spacing w:lineRule="auto" w:line="276"/>
        <w:ind w:right="-1" w:hanging="0"/>
        <w:jc w:val="both"/>
        <w:rPr>
          <w:rFonts w:ascii="Times New Roman" w:hAnsi="Times New Roman" w:cs="Times New Roman"/>
          <w:i/>
          <w:i/>
          <w:sz w:val="28"/>
          <w:szCs w:val="28"/>
          <w:highlight w:val="white"/>
        </w:rPr>
      </w:pPr>
      <w:r>
        <w:rPr>
          <w:rFonts w:cs="Times New Roman" w:ascii="Times New Roman" w:hAnsi="Times New Roman"/>
          <w:i/>
          <w:sz w:val="28"/>
          <w:szCs w:val="28"/>
          <w:shd w:fill="FCFCFC" w:val="clear"/>
        </w:rPr>
        <w:t>Кнопка показать расположение. при нажатии открывается модальное окно. Окно позволяет только просматривать расположение блока.</w:t>
      </w:r>
    </w:p>
    <w:p>
      <w:pPr>
        <w:pStyle w:val="Normal"/>
        <w:spacing w:lineRule="auto" w:line="276"/>
        <w:ind w:right="-1" w:hanging="0"/>
        <w:jc w:val="both"/>
        <w:rPr>
          <w:rFonts w:ascii="Times New Roman" w:hAnsi="Times New Roman" w:cs="Times New Roman"/>
          <w:i/>
          <w:i/>
          <w:sz w:val="28"/>
          <w:szCs w:val="28"/>
          <w:highlight w:val="white"/>
        </w:rPr>
      </w:pPr>
      <w:r>
        <w:rPr>
          <w:rFonts w:cs="Times New Roman" w:ascii="Times New Roman" w:hAnsi="Times New Roman"/>
          <w:i/>
          <w:sz w:val="28"/>
          <w:szCs w:val="28"/>
          <w:shd w:fill="FCFCFC" w:val="clear"/>
        </w:rPr>
        <w:t xml:space="preserve">В разделе «склад блоков «при нажатии на сам блок, текст блока работает как гиперссылка. При нажатии возможно попадание в окно подробной информации. </w:t>
      </w:r>
    </w:p>
    <w:p>
      <w:pPr>
        <w:pStyle w:val="Normal"/>
        <w:spacing w:lineRule="auto" w:line="276"/>
        <w:ind w:right="-1" w:hanging="0"/>
        <w:jc w:val="center"/>
        <w:rPr>
          <w:rFonts w:ascii="Times New Roman" w:hAnsi="Times New Roman" w:cs="Times New Roman"/>
          <w:i/>
          <w:i/>
          <w:sz w:val="28"/>
          <w:szCs w:val="28"/>
          <w:highlight w:val="white"/>
        </w:rPr>
      </w:pPr>
      <w:r>
        <w:rPr/>
        <w:drawing>
          <wp:inline distT="0" distB="8255" distL="0" distR="4445">
            <wp:extent cx="3157855" cy="4678045"/>
            <wp:effectExtent l="0" t="0" r="0" b="0"/>
            <wp:docPr id="23" name="Рисунок 32" descr="C:\Users\User\YandexDisk\Скриншоты\2020-08-06_14-1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32" descr="C:\Users\User\YandexDisk\Скриншоты\2020-08-06_14-19-40.png"/>
                    <pic:cNvPicPr>
                      <a:picLocks noChangeAspect="1" noChangeArrowheads="1"/>
                    </pic:cNvPicPr>
                  </pic:nvPicPr>
                  <pic:blipFill>
                    <a:blip r:embed="rId24"/>
                    <a:stretch>
                      <a:fillRect/>
                    </a:stretch>
                  </pic:blipFill>
                  <pic:spPr bwMode="auto">
                    <a:xfrm>
                      <a:off x="0" y="0"/>
                      <a:ext cx="3157855" cy="4678045"/>
                    </a:xfrm>
                    <a:prstGeom prst="rect">
                      <a:avLst/>
                    </a:prstGeom>
                  </pic:spPr>
                </pic:pic>
              </a:graphicData>
            </a:graphic>
          </wp:inline>
        </w:drawing>
      </w:r>
    </w:p>
    <w:p>
      <w:pPr>
        <w:pStyle w:val="Normal"/>
        <w:spacing w:lineRule="auto" w:line="276"/>
        <w:ind w:right="-1" w:hanging="0"/>
        <w:jc w:val="both"/>
        <w:rPr>
          <w:rFonts w:ascii="Times New Roman" w:hAnsi="Times New Roman" w:cs="Times New Roman"/>
          <w:i/>
          <w:i/>
          <w:sz w:val="28"/>
          <w:szCs w:val="28"/>
          <w:highlight w:val="white"/>
        </w:rPr>
      </w:pPr>
      <w:r>
        <w:rPr>
          <w:rFonts w:cs="Times New Roman" w:ascii="Times New Roman" w:hAnsi="Times New Roman"/>
          <w:i/>
          <w:sz w:val="28"/>
          <w:szCs w:val="28"/>
          <w:shd w:fill="FCFCFC" w:val="clear"/>
        </w:rPr>
        <w:t xml:space="preserve"> </w:t>
      </w:r>
      <w:r>
        <w:rPr>
          <w:rFonts w:cs="Times New Roman" w:ascii="Times New Roman" w:hAnsi="Times New Roman"/>
          <w:i/>
          <w:sz w:val="28"/>
          <w:szCs w:val="28"/>
          <w:shd w:fill="FCFCFC" w:val="clear"/>
        </w:rPr>
        <w:t xml:space="preserve">В разделе расположение блоков в квадратиках пишется фактическая плотность(не вес) блока с точностью до десятых. </w:t>
      </w:r>
    </w:p>
    <w:p>
      <w:pPr>
        <w:pStyle w:val="Normal"/>
        <w:spacing w:lineRule="auto" w:line="276"/>
        <w:ind w:right="-1" w:hanging="0"/>
        <w:jc w:val="both"/>
        <w:rPr>
          <w:rFonts w:ascii="Times New Roman" w:hAnsi="Times New Roman" w:cs="Times New Roman"/>
          <w:i/>
          <w:i/>
          <w:sz w:val="28"/>
          <w:szCs w:val="28"/>
          <w:highlight w:val="white"/>
        </w:rPr>
      </w:pPr>
      <w:r>
        <w:rPr>
          <w:rFonts w:cs="Times New Roman" w:ascii="Times New Roman" w:hAnsi="Times New Roman"/>
          <w:i/>
          <w:sz w:val="28"/>
          <w:szCs w:val="28"/>
          <w:shd w:fill="FCFCFC" w:val="clear"/>
        </w:rPr>
        <w:t xml:space="preserve">Кнопка «показать расположение», </w:t>
      </w:r>
      <w:bookmarkStart w:id="37" w:name="_GoBack"/>
      <w:bookmarkEnd w:id="37"/>
      <w:r>
        <w:rPr>
          <w:rFonts w:cs="Times New Roman" w:ascii="Times New Roman" w:hAnsi="Times New Roman"/>
          <w:i/>
          <w:sz w:val="28"/>
          <w:szCs w:val="28"/>
          <w:shd w:fill="FCFCFC" w:val="clear"/>
        </w:rPr>
        <w:t>при нажатии открывается модальное окно. Окно позволяет только просматривать расположение блока.</w:t>
      </w:r>
    </w:p>
    <w:p>
      <w:pPr>
        <w:pStyle w:val="Normal"/>
        <w:spacing w:lineRule="auto" w:line="276"/>
        <w:ind w:right="-1" w:hanging="0"/>
        <w:jc w:val="both"/>
        <w:rPr>
          <w:rFonts w:ascii="Times New Roman" w:hAnsi="Times New Roman" w:cs="Times New Roman"/>
          <w:i/>
          <w:i/>
          <w:sz w:val="28"/>
          <w:szCs w:val="28"/>
          <w:highlight w:val="white"/>
        </w:rPr>
      </w:pPr>
      <w:r>
        <w:rPr>
          <w:rFonts w:cs="Times New Roman" w:ascii="Times New Roman" w:hAnsi="Times New Roman"/>
          <w:i/>
          <w:sz w:val="28"/>
          <w:szCs w:val="28"/>
          <w:shd w:fill="FCFCFC" w:val="clear"/>
        </w:rPr>
        <w:t>Раздел расположение блоков, позволяет присваивать места для блоков категории 6м. При нажатии на свободное окно открывается список блоков без присвоенного места.</w:t>
      </w:r>
    </w:p>
    <w:p>
      <w:pPr>
        <w:pStyle w:val="Normal"/>
        <w:spacing w:lineRule="auto" w:line="276"/>
        <w:ind w:right="-1" w:hanging="0"/>
        <w:jc w:val="both"/>
        <w:rPr>
          <w:rFonts w:ascii="Times New Roman" w:hAnsi="Times New Roman" w:cs="Times New Roman"/>
          <w:i/>
          <w:i/>
          <w:sz w:val="28"/>
          <w:szCs w:val="28"/>
          <w:highlight w:val="white"/>
        </w:rPr>
      </w:pPr>
      <w:r>
        <w:rPr>
          <w:rFonts w:cs="Times New Roman" w:ascii="Times New Roman" w:hAnsi="Times New Roman"/>
          <w:i/>
          <w:sz w:val="28"/>
          <w:szCs w:val="28"/>
          <w:shd w:fill="FCFCFC" w:val="clear"/>
        </w:rPr>
        <w:t xml:space="preserve">При формовке 6м есть отдельная кнопка которая позволяет размещать произведённые блоки на место хранения. </w:t>
      </w:r>
    </w:p>
    <w:p>
      <w:pPr>
        <w:pStyle w:val="Normal"/>
        <w:spacing w:lineRule="auto" w:line="276"/>
        <w:ind w:right="-1" w:hanging="0"/>
        <w:jc w:val="both"/>
        <w:rPr>
          <w:rFonts w:ascii="Times New Roman" w:hAnsi="Times New Roman" w:cs="Times New Roman"/>
          <w:i/>
          <w:i/>
          <w:sz w:val="28"/>
          <w:szCs w:val="28"/>
          <w:highlight w:val="white"/>
        </w:rPr>
      </w:pPr>
      <w:r>
        <w:rPr/>
        <w:drawing>
          <wp:inline distT="0" distB="3810" distL="0" distR="0">
            <wp:extent cx="3913505" cy="3063875"/>
            <wp:effectExtent l="0" t="0" r="0" b="0"/>
            <wp:docPr id="24" name="Рисунок 33" descr="C:\Users\User\YandexDisk\Скриншоты\2020-08-06_14-2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33" descr="C:\Users\User\YandexDisk\Скриншоты\2020-08-06_14-24-07.png"/>
                    <pic:cNvPicPr>
                      <a:picLocks noChangeAspect="1" noChangeArrowheads="1"/>
                    </pic:cNvPicPr>
                  </pic:nvPicPr>
                  <pic:blipFill>
                    <a:blip r:embed="rId25"/>
                    <a:stretch>
                      <a:fillRect/>
                    </a:stretch>
                  </pic:blipFill>
                  <pic:spPr bwMode="auto">
                    <a:xfrm>
                      <a:off x="0" y="0"/>
                      <a:ext cx="3913505" cy="3063875"/>
                    </a:xfrm>
                    <a:prstGeom prst="rect">
                      <a:avLst/>
                    </a:prstGeom>
                  </pic:spPr>
                </pic:pic>
              </a:graphicData>
            </a:graphic>
          </wp:inline>
        </w:drawing>
      </w:r>
    </w:p>
    <w:p>
      <w:pPr>
        <w:pStyle w:val="Normal"/>
        <w:spacing w:lineRule="auto" w:line="276"/>
        <w:ind w:right="-1" w:hanging="0"/>
        <w:jc w:val="both"/>
        <w:rPr>
          <w:rFonts w:ascii="Times New Roman" w:hAnsi="Times New Roman" w:cs="Times New Roman"/>
          <w:i/>
          <w:i/>
          <w:sz w:val="28"/>
          <w:szCs w:val="28"/>
          <w:highlight w:val="white"/>
        </w:rPr>
      </w:pPr>
      <w:r>
        <w:rPr>
          <w:rFonts w:cs="Times New Roman" w:ascii="Times New Roman" w:hAnsi="Times New Roman"/>
          <w:i/>
          <w:sz w:val="28"/>
          <w:szCs w:val="28"/>
          <w:shd w:fill="FCFCFC" w:val="clear"/>
        </w:rPr>
      </w:r>
    </w:p>
    <w:p>
      <w:pPr>
        <w:pStyle w:val="Normal"/>
        <w:spacing w:lineRule="auto" w:line="276"/>
        <w:ind w:right="-1" w:hanging="0"/>
        <w:jc w:val="both"/>
        <w:rPr>
          <w:rFonts w:ascii="Times New Roman" w:hAnsi="Times New Roman" w:cs="Times New Roman"/>
          <w:i/>
          <w:i/>
          <w:sz w:val="28"/>
          <w:szCs w:val="28"/>
          <w:highlight w:val="white"/>
        </w:rPr>
      </w:pPr>
      <w:r>
        <w:rPr>
          <w:rFonts w:cs="Times New Roman" w:ascii="Times New Roman" w:hAnsi="Times New Roman"/>
          <w:i/>
          <w:sz w:val="28"/>
          <w:szCs w:val="28"/>
          <w:shd w:fill="FCFCFC" w:val="clear"/>
        </w:rPr>
        <w:t>Режим «перемещения блока» в разделе «расположение блока» позволяет изменять место хранения блока.</w:t>
      </w:r>
    </w:p>
    <w:p>
      <w:pPr>
        <w:pStyle w:val="Normal"/>
        <w:spacing w:lineRule="auto" w:line="276"/>
        <w:ind w:right="-1" w:hanging="0"/>
        <w:jc w:val="both"/>
        <w:rPr>
          <w:rFonts w:ascii="Times New Roman" w:hAnsi="Times New Roman" w:cs="Times New Roman"/>
          <w:i/>
          <w:i/>
          <w:sz w:val="28"/>
          <w:szCs w:val="28"/>
          <w:highlight w:val="white"/>
        </w:rPr>
      </w:pPr>
      <w:r>
        <w:rPr>
          <w:rFonts w:cs="Times New Roman" w:ascii="Times New Roman" w:hAnsi="Times New Roman"/>
          <w:i/>
          <w:sz w:val="28"/>
          <w:szCs w:val="28"/>
          <w:shd w:fill="FCFCFC" w:val="clear"/>
        </w:rPr>
      </w:r>
    </w:p>
    <w:p>
      <w:pPr>
        <w:pStyle w:val="Normal"/>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i/>
          <w:sz w:val="28"/>
          <w:szCs w:val="28"/>
          <w:shd w:fill="FCFCFC" w:val="clear"/>
        </w:rPr>
        <w:t xml:space="preserve">. </w:t>
      </w:r>
      <w:r>
        <w:rPr/>
        <w:drawing>
          <wp:inline distT="0" distB="0" distL="0" distR="0">
            <wp:extent cx="3241675" cy="2043430"/>
            <wp:effectExtent l="0" t="0" r="0" b="0"/>
            <wp:docPr id="25" name="Рисунок 34" descr="C:\Users\User\YandexDisk\Скриншоты\2020-08-06_14-2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34" descr="C:\Users\User\YandexDisk\Скриншоты\2020-08-06_14-28-32.png"/>
                    <pic:cNvPicPr>
                      <a:picLocks noChangeAspect="1" noChangeArrowheads="1"/>
                    </pic:cNvPicPr>
                  </pic:nvPicPr>
                  <pic:blipFill>
                    <a:blip r:embed="rId26"/>
                    <a:stretch>
                      <a:fillRect/>
                    </a:stretch>
                  </pic:blipFill>
                  <pic:spPr bwMode="auto">
                    <a:xfrm>
                      <a:off x="0" y="0"/>
                      <a:ext cx="3241675" cy="2043430"/>
                    </a:xfrm>
                    <a:prstGeom prst="rect">
                      <a:avLst/>
                    </a:prstGeom>
                  </pic:spPr>
                </pic:pic>
              </a:graphicData>
            </a:graphic>
          </wp:inline>
        </w:drawing>
      </w:r>
      <w:r>
        <w:rPr>
          <w:rFonts w:cs="Times New Roman" w:ascii="Times New Roman" w:hAnsi="Times New Roman"/>
          <w:i/>
          <w:sz w:val="28"/>
          <w:szCs w:val="28"/>
          <w:shd w:fill="FCFCFC" w:val="clear"/>
        </w:rPr>
        <w:t xml:space="preserve">  </w:t>
      </w:r>
    </w:p>
    <w:p>
      <w:pPr>
        <w:pStyle w:val="Normal"/>
        <w:spacing w:lineRule="auto" w:line="276"/>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r>
    </w:p>
    <w:p>
      <w:pPr>
        <w:pStyle w:val="7"/>
        <w:spacing w:lineRule="auto" w:line="276"/>
        <w:rPr>
          <w:rFonts w:ascii="Times New Roman" w:hAnsi="Times New Roman" w:cs="Times New Roman"/>
          <w:i w:val="false"/>
          <w:i w:val="false"/>
          <w:color w:val="auto"/>
          <w:sz w:val="28"/>
          <w:szCs w:val="28"/>
        </w:rPr>
      </w:pPr>
      <w:bookmarkStart w:id="38" w:name="_Toc15287967"/>
      <w:r>
        <w:rPr>
          <w:rFonts w:cs="Times New Roman" w:ascii="Times New Roman" w:hAnsi="Times New Roman"/>
          <w:i w:val="false"/>
          <w:color w:val="auto"/>
          <w:sz w:val="28"/>
          <w:szCs w:val="28"/>
        </w:rPr>
        <w:t>5.7 Вспенка</w:t>
      </w:r>
      <w:bookmarkEnd w:id="38"/>
    </w:p>
    <w:p>
      <w:pPr>
        <w:pStyle w:val="Normal"/>
        <w:spacing w:lineRule="auto" w:line="276"/>
        <w:jc w:val="both"/>
        <w:rPr>
          <w:rFonts w:ascii="Times New Roman" w:hAnsi="Times New Roman" w:cs="Times New Roman"/>
          <w:sz w:val="28"/>
          <w:szCs w:val="28"/>
        </w:rPr>
      </w:pPr>
      <w:r>
        <w:rPr>
          <w:rFonts w:cs="Times New Roman" w:ascii="Times New Roman" w:hAnsi="Times New Roman"/>
          <w:sz w:val="28"/>
          <w:szCs w:val="28"/>
        </w:rPr>
      </w:r>
    </w:p>
    <w:p>
      <w:pPr>
        <w:pStyle w:val="Normal"/>
        <w:tabs>
          <w:tab w:val="left" w:pos="9498" w:leader="none"/>
        </w:tabs>
        <w:spacing w:lineRule="auto" w:line="276"/>
        <w:ind w:right="-1" w:hanging="0"/>
        <w:jc w:val="both"/>
        <w:rPr>
          <w:rFonts w:ascii="Times New Roman" w:hAnsi="Times New Roman" w:cs="Times New Roman"/>
          <w:sz w:val="28"/>
          <w:szCs w:val="28"/>
        </w:rPr>
      </w:pPr>
      <w:r>
        <w:rPr>
          <w:rFonts w:cs="Times New Roman" w:ascii="Times New Roman" w:hAnsi="Times New Roman"/>
          <w:sz w:val="28"/>
          <w:szCs w:val="28"/>
        </w:rPr>
        <w:t xml:space="preserve">Раздел вспенка. Используется для учета сырья израсходованного на каждую партию.  Рабочее окно разделено на 2 части. Справа находиться информация о бункерах, здесь отображается статус и уровень заполнения бункеров. Для пользователей данные должны отображается в онлайн режиме (с минимально задержкой). </w:t>
      </w:r>
    </w:p>
    <w:p>
      <w:pPr>
        <w:pStyle w:val="Normal"/>
        <w:tabs>
          <w:tab w:val="left" w:pos="9498" w:leader="none"/>
        </w:tabs>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t xml:space="preserve">Основное окно, пользователь рабочий на оборудовании вспениватель. Позволяет заносить данные по выработке для каждого оператора, привязанного к производству. С правой стороны рабочей области находиться информация в онлайн режиме о состоянии бункеров (бункер может быть пустым, заполненным, в него могут запенивать сырье или формовать продукцию из бункера) Пользователь (вспенщик) может выбрать бункер и начать осуществлять работу на нем, бункер выбирается при клике на пустой бункер или заполненные(для повторной вспенки) бункера в работе не могут быть использованы для вспенки.(должны быть закрыты для других пользователей) Так как планшеты будут привязываться к оборудованию, при входе в систему, информация об оборудовании будет отображаться в рабочей области оператора. Бункер выбирается при </w:t>
      </w:r>
      <w:del w:id="39" w:author="RePack by Diakov" w:date="2020-05-20T10:36:00Z">
        <w:r>
          <w:rPr>
            <w:rFonts w:cs="Times New Roman" w:ascii="Times New Roman" w:hAnsi="Times New Roman"/>
            <w:sz w:val="28"/>
            <w:szCs w:val="28"/>
            <w:shd w:fill="FCFCFC" w:val="clear"/>
          </w:rPr>
          <w:delText xml:space="preserve">клики </w:delText>
        </w:r>
      </w:del>
      <w:ins w:id="40" w:author="User" w:date="2019-08-19T14:29:00Z">
        <w:r>
          <w:rPr>
            <w:rFonts w:cs="Times New Roman" w:ascii="Times New Roman" w:hAnsi="Times New Roman"/>
            <w:sz w:val="28"/>
            <w:szCs w:val="28"/>
            <w:shd w:fill="FCFCFC" w:val="clear"/>
          </w:rPr>
          <w:t xml:space="preserve">клике </w:t>
        </w:r>
      </w:ins>
      <w:r>
        <w:rPr>
          <w:rFonts w:cs="Times New Roman" w:ascii="Times New Roman" w:hAnsi="Times New Roman"/>
          <w:sz w:val="28"/>
          <w:szCs w:val="28"/>
          <w:shd w:fill="FCFCFC" w:val="clear"/>
        </w:rPr>
        <w:t>на бункер или выборе из выпадающего списка, вид сырья и планируемая марка продукции выбирается из выпадающего списка. Кнопка начать вспенку изменяет статус выбранного бункера. “окончить вспенку бункера” вызывает выпадающее окно</w:t>
      </w:r>
      <w:ins w:id="41" w:author="User" w:date="2019-08-19T14:30:00Z">
        <w:r>
          <w:rPr>
            <w:rFonts w:cs="Times New Roman" w:ascii="Times New Roman" w:hAnsi="Times New Roman"/>
            <w:sz w:val="28"/>
            <w:szCs w:val="28"/>
            <w:shd w:fill="FCFCFC" w:val="clear"/>
          </w:rPr>
          <w:t>,</w:t>
        </w:r>
      </w:ins>
      <w:r>
        <w:rPr>
          <w:rFonts w:cs="Times New Roman" w:ascii="Times New Roman" w:hAnsi="Times New Roman"/>
          <w:sz w:val="28"/>
          <w:szCs w:val="28"/>
          <w:shd w:fill="FCFCFC" w:val="clear"/>
        </w:rPr>
        <w:t xml:space="preserve"> в котором фиксирует</w:t>
      </w:r>
      <w:del w:id="42" w:author="User" w:date="2019-08-19T14:30:00Z">
        <w:r>
          <w:rPr>
            <w:rFonts w:cs="Times New Roman" w:ascii="Times New Roman" w:hAnsi="Times New Roman"/>
            <w:sz w:val="28"/>
            <w:szCs w:val="28"/>
            <w:shd w:fill="FCFCFC" w:val="clear"/>
          </w:rPr>
          <w:delText>ь</w:delText>
        </w:r>
      </w:del>
      <w:r>
        <w:rPr>
          <w:rFonts w:cs="Times New Roman" w:ascii="Times New Roman" w:hAnsi="Times New Roman"/>
          <w:sz w:val="28"/>
          <w:szCs w:val="28"/>
          <w:shd w:fill="FCFCFC" w:val="clear"/>
        </w:rPr>
        <w:t>ся кол-во кг в бункере и определяются уровень наполненности бункера. Кнопка “окончить вспенку” сигнализирует завершение вспенки партии, позволяет ввести данные заполнения бункера, но уже очищает данные по виду сырья и планируемому материалу, позволяя пользователя начать работу над новой партией.</w:t>
      </w:r>
    </w:p>
    <w:p>
      <w:pPr>
        <w:pStyle w:val="Normal"/>
        <w:tabs>
          <w:tab w:val="left" w:pos="9498" w:leader="none"/>
        </w:tabs>
        <w:spacing w:lineRule="auto" w:line="276"/>
        <w:ind w:right="-1" w:hanging="0"/>
        <w:jc w:val="center"/>
        <w:rPr>
          <w:rFonts w:ascii="Times New Roman" w:hAnsi="Times New Roman" w:cs="Times New Roman"/>
          <w:sz w:val="28"/>
          <w:szCs w:val="28"/>
        </w:rPr>
      </w:pPr>
      <w:r>
        <w:rPr/>
        <w:drawing>
          <wp:inline distT="0" distB="8255" distL="0" distR="5080">
            <wp:extent cx="4662805" cy="3459480"/>
            <wp:effectExtent l="0" t="0" r="0" b="0"/>
            <wp:docPr id="26" name="Рисунок 14" descr="C:\Users\User\YandexDisk\Скриншоты\2019-07-25_17-1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14" descr="C:\Users\User\YandexDisk\Скриншоты\2019-07-25_17-12-09.png"/>
                    <pic:cNvPicPr>
                      <a:picLocks noChangeAspect="1" noChangeArrowheads="1"/>
                    </pic:cNvPicPr>
                  </pic:nvPicPr>
                  <pic:blipFill>
                    <a:blip r:embed="rId27"/>
                    <a:stretch>
                      <a:fillRect/>
                    </a:stretch>
                  </pic:blipFill>
                  <pic:spPr bwMode="auto">
                    <a:xfrm>
                      <a:off x="0" y="0"/>
                      <a:ext cx="4662805" cy="3459480"/>
                    </a:xfrm>
                    <a:prstGeom prst="rect">
                      <a:avLst/>
                    </a:prstGeom>
                  </pic:spPr>
                </pic:pic>
              </a:graphicData>
            </a:graphic>
          </wp:inline>
        </w:drawing>
      </w:r>
    </w:p>
    <w:p>
      <w:pPr>
        <w:pStyle w:val="Normal"/>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rPr>
        <w:t>48 – Поле</w:t>
      </w:r>
      <w:ins w:id="43" w:author="User" w:date="2019-08-19T14:30:00Z">
        <w:r>
          <w:rPr>
            <w:rFonts w:cs="Times New Roman" w:ascii="Times New Roman" w:hAnsi="Times New Roman"/>
            <w:sz w:val="28"/>
            <w:szCs w:val="28"/>
          </w:rPr>
          <w:t>,</w:t>
        </w:r>
      </w:ins>
      <w:r>
        <w:rPr>
          <w:rFonts w:cs="Times New Roman" w:ascii="Times New Roman" w:hAnsi="Times New Roman"/>
          <w:sz w:val="28"/>
          <w:szCs w:val="28"/>
        </w:rPr>
        <w:t xml:space="preserve"> где </w:t>
      </w:r>
      <w:del w:id="44" w:author="User" w:date="2019-08-19T14:30:00Z">
        <w:r>
          <w:rPr>
            <w:rFonts w:cs="Times New Roman" w:ascii="Times New Roman" w:hAnsi="Times New Roman"/>
            <w:sz w:val="28"/>
            <w:szCs w:val="28"/>
            <w:shd w:fill="FCFCFC" w:val="clear"/>
          </w:rPr>
          <w:delText xml:space="preserve"> </w:delText>
        </w:r>
      </w:del>
      <w:r>
        <w:rPr>
          <w:rFonts w:cs="Times New Roman" w:ascii="Times New Roman" w:hAnsi="Times New Roman"/>
          <w:sz w:val="28"/>
          <w:szCs w:val="28"/>
          <w:shd w:fill="FCFCFC" w:val="clear"/>
        </w:rPr>
        <w:t>вводит</w:t>
      </w:r>
      <w:del w:id="45" w:author="User" w:date="2019-08-19T14:30:00Z">
        <w:r>
          <w:rPr>
            <w:rFonts w:cs="Times New Roman" w:ascii="Times New Roman" w:hAnsi="Times New Roman"/>
            <w:sz w:val="28"/>
            <w:szCs w:val="28"/>
            <w:shd w:fill="FCFCFC" w:val="clear"/>
          </w:rPr>
          <w:delText>ь</w:delText>
        </w:r>
      </w:del>
      <w:r>
        <w:rPr>
          <w:rFonts w:cs="Times New Roman" w:ascii="Times New Roman" w:hAnsi="Times New Roman"/>
          <w:sz w:val="28"/>
          <w:szCs w:val="28"/>
          <w:shd w:fill="FCFCFC" w:val="clear"/>
        </w:rPr>
        <w:t>ся информация о сырье или бункере(для повторной перепенки), продукции, бункере, бункера можно выбрать из правой области, кликнув на него.</w:t>
      </w:r>
    </w:p>
    <w:p>
      <w:pPr>
        <w:pStyle w:val="Normal"/>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t>49 - Область отображает бункера</w:t>
      </w:r>
      <w:ins w:id="46" w:author="User" w:date="2019-08-19T14:30:00Z">
        <w:r>
          <w:rPr>
            <w:rFonts w:cs="Times New Roman" w:ascii="Times New Roman" w:hAnsi="Times New Roman"/>
            <w:sz w:val="28"/>
            <w:szCs w:val="28"/>
            <w:shd w:fill="FCFCFC" w:val="clear"/>
          </w:rPr>
          <w:t>,</w:t>
        </w:r>
      </w:ins>
      <w:r>
        <w:rPr>
          <w:rFonts w:cs="Times New Roman" w:ascii="Times New Roman" w:hAnsi="Times New Roman"/>
          <w:sz w:val="28"/>
          <w:szCs w:val="28"/>
          <w:shd w:fill="FCFCFC" w:val="clear"/>
        </w:rPr>
        <w:t xml:space="preserve"> с которыми была произведена работа.</w:t>
      </w:r>
    </w:p>
    <w:p>
      <w:pPr>
        <w:pStyle w:val="Normal"/>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t xml:space="preserve">63 - При начале вспенки возможен выбор бункеров, это будет означать цикл вспенки сырья будет происходить именно в этот бункер, так же возможен выбор бункера при клике  на соответствующий бункер в рабочем окне. </w:t>
      </w:r>
    </w:p>
    <w:p>
      <w:pPr>
        <w:pStyle w:val="Normal"/>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t>61 - Информация о бункере: вид сырья, кол-во сырья, № партии, наполненности, виде вспенки, планируемая плотность и время отстаивания.</w:t>
      </w:r>
    </w:p>
    <w:p>
      <w:pPr>
        <w:pStyle w:val="Normal"/>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t>80 - цветовая заливка для обозначения  уровня заполненности и статуса бункера в процессе работы.</w:t>
      </w:r>
    </w:p>
    <w:p>
      <w:pPr>
        <w:pStyle w:val="Normal"/>
        <w:spacing w:lineRule="auto" w:line="276"/>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r>
    </w:p>
    <w:p>
      <w:pPr>
        <w:pStyle w:val="7"/>
        <w:spacing w:lineRule="auto" w:line="276"/>
        <w:rPr>
          <w:rFonts w:ascii="Times New Roman" w:hAnsi="Times New Roman" w:cs="Times New Roman"/>
          <w:i w:val="false"/>
          <w:i w:val="false"/>
          <w:color w:val="auto"/>
          <w:sz w:val="28"/>
          <w:szCs w:val="28"/>
          <w:highlight w:val="white"/>
        </w:rPr>
      </w:pPr>
      <w:bookmarkStart w:id="39" w:name="_Toc15287968"/>
      <w:r>
        <w:rPr>
          <w:rFonts w:cs="Times New Roman" w:ascii="Times New Roman" w:hAnsi="Times New Roman"/>
          <w:i w:val="false"/>
          <w:color w:val="auto"/>
          <w:sz w:val="28"/>
          <w:szCs w:val="28"/>
          <w:shd w:fill="FCFCFC" w:val="clear"/>
        </w:rPr>
        <w:t>5.8 Взвешивание блоков</w:t>
      </w:r>
      <w:bookmarkEnd w:id="39"/>
      <w:r>
        <w:rPr>
          <w:rFonts w:cs="Times New Roman" w:ascii="Times New Roman" w:hAnsi="Times New Roman"/>
          <w:i w:val="false"/>
          <w:color w:val="auto"/>
          <w:sz w:val="28"/>
          <w:szCs w:val="28"/>
          <w:shd w:fill="FCFCFC" w:val="clear"/>
        </w:rPr>
        <w:t xml:space="preserve"> </w:t>
      </w:r>
    </w:p>
    <w:p>
      <w:pPr>
        <w:pStyle w:val="Normal"/>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r>
    </w:p>
    <w:p>
      <w:pPr>
        <w:pStyle w:val="Normal"/>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t>Данное окно будет, прежде всего, использоваться на производственных рабочих места, в которых осуществляется взвешивание продукции (формовка 2м, формовка 6м, пеноформ, экструзия, крошка).</w:t>
      </w:r>
    </w:p>
    <w:p>
      <w:pPr>
        <w:pStyle w:val="NoSpacing"/>
        <w:spacing w:lineRule="auto" w:line="276"/>
        <w:jc w:val="center"/>
        <w:rPr>
          <w:rFonts w:ascii="Times New Roman" w:hAnsi="Times New Roman" w:cs="Times New Roman"/>
          <w:sz w:val="28"/>
          <w:szCs w:val="28"/>
        </w:rPr>
      </w:pPr>
      <w:r>
        <w:rPr/>
        <w:drawing>
          <wp:inline distT="0" distB="0" distL="0" distR="0">
            <wp:extent cx="4333875" cy="3284220"/>
            <wp:effectExtent l="0" t="0" r="0" b="0"/>
            <wp:docPr id="27" name="Рисунок 24" descr="C:\Users\User\YandexDisk\Скриншоты\2019-07-26_09-1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4" descr="C:\Users\User\YandexDisk\Скриншоты\2019-07-26_09-12-56.png"/>
                    <pic:cNvPicPr>
                      <a:picLocks noChangeAspect="1" noChangeArrowheads="1"/>
                    </pic:cNvPicPr>
                  </pic:nvPicPr>
                  <pic:blipFill>
                    <a:blip r:embed="rId28"/>
                    <a:stretch>
                      <a:fillRect/>
                    </a:stretch>
                  </pic:blipFill>
                  <pic:spPr bwMode="auto">
                    <a:xfrm>
                      <a:off x="0" y="0"/>
                      <a:ext cx="4333875" cy="3284220"/>
                    </a:xfrm>
                    <a:prstGeom prst="rect">
                      <a:avLst/>
                    </a:prstGeom>
                  </pic:spPr>
                </pic:pic>
              </a:graphicData>
            </a:graphic>
          </wp:inline>
        </w:drawing>
      </w:r>
    </w:p>
    <w:p>
      <w:pPr>
        <w:pStyle w:val="Normal"/>
        <w:spacing w:lineRule="auto" w:line="276"/>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t>68 - Количе</w:t>
      </w:r>
      <w:del w:id="47" w:author="User" w:date="2019-08-19T14:30:00Z">
        <w:r>
          <w:rPr>
            <w:rFonts w:cs="Times New Roman" w:ascii="Times New Roman" w:hAnsi="Times New Roman"/>
            <w:sz w:val="28"/>
            <w:szCs w:val="28"/>
            <w:shd w:fill="FCFCFC" w:val="clear"/>
          </w:rPr>
          <w:delText>т</w:delText>
        </w:r>
      </w:del>
      <w:r>
        <w:rPr>
          <w:rFonts w:cs="Times New Roman" w:ascii="Times New Roman" w:hAnsi="Times New Roman"/>
          <w:sz w:val="28"/>
          <w:szCs w:val="28"/>
          <w:shd w:fill="FCFCFC" w:val="clear"/>
        </w:rPr>
        <w:t>с</w:t>
      </w:r>
      <w:ins w:id="48" w:author="User" w:date="2019-08-19T14:30:00Z">
        <w:r>
          <w:rPr>
            <w:rFonts w:cs="Times New Roman" w:ascii="Times New Roman" w:hAnsi="Times New Roman"/>
            <w:sz w:val="28"/>
            <w:szCs w:val="28"/>
            <w:shd w:fill="FCFCFC" w:val="clear"/>
          </w:rPr>
          <w:t>т</w:t>
        </w:r>
      </w:ins>
      <w:r>
        <w:rPr>
          <w:rFonts w:cs="Times New Roman" w:ascii="Times New Roman" w:hAnsi="Times New Roman"/>
          <w:sz w:val="28"/>
          <w:szCs w:val="28"/>
          <w:shd w:fill="FCFCFC" w:val="clear"/>
        </w:rPr>
        <w:t>во блоков на складе</w:t>
      </w:r>
    </w:p>
    <w:p>
      <w:pPr>
        <w:pStyle w:val="Normal"/>
        <w:spacing w:lineRule="auto" w:line="276"/>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t>69 - Количество блоков на складе в м3</w:t>
      </w:r>
    </w:p>
    <w:p>
      <w:pPr>
        <w:pStyle w:val="Normal"/>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t>57-Вид блока. Данная информация характеризует вид продукции и будет привязываться к оборудованию. Например</w:t>
      </w:r>
      <w:ins w:id="49" w:author="User" w:date="2019-08-19T14:30:00Z">
        <w:r>
          <w:rPr>
            <w:rFonts w:cs="Times New Roman" w:ascii="Times New Roman" w:hAnsi="Times New Roman"/>
            <w:sz w:val="28"/>
            <w:szCs w:val="28"/>
            <w:shd w:fill="FCFCFC" w:val="clear"/>
          </w:rPr>
          <w:t>,</w:t>
        </w:r>
      </w:ins>
      <w:r>
        <w:rPr>
          <w:rFonts w:cs="Times New Roman" w:ascii="Times New Roman" w:hAnsi="Times New Roman"/>
          <w:sz w:val="28"/>
          <w:szCs w:val="28"/>
          <w:shd w:fill="FCFCFC" w:val="clear"/>
        </w:rPr>
        <w:t xml:space="preserve"> для формы 6м будет только один вид блока-6м, а для пеноформа возможно несколько видов блоков: пачка 30мм, 50мм, 100мм. Если видов блоков будет больше 1</w:t>
      </w:r>
      <w:ins w:id="50" w:author="User" w:date="2019-08-19T14:30:00Z">
        <w:r>
          <w:rPr>
            <w:rFonts w:cs="Times New Roman" w:ascii="Times New Roman" w:hAnsi="Times New Roman"/>
            <w:sz w:val="28"/>
            <w:szCs w:val="28"/>
            <w:shd w:fill="FCFCFC" w:val="clear"/>
          </w:rPr>
          <w:t>,</w:t>
        </w:r>
      </w:ins>
      <w:r>
        <w:rPr>
          <w:rFonts w:cs="Times New Roman" w:ascii="Times New Roman" w:hAnsi="Times New Roman"/>
          <w:sz w:val="28"/>
          <w:szCs w:val="28"/>
          <w:shd w:fill="FCFCFC" w:val="clear"/>
        </w:rPr>
        <w:t xml:space="preserve"> то оператор при начале смены должен обязательно выбрать необходимый.</w:t>
      </w:r>
    </w:p>
    <w:p>
      <w:pPr>
        <w:pStyle w:val="Normal"/>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t>58-Отображает активный бункер, с которым работает формовщик.</w:t>
      </w:r>
    </w:p>
    <w:p>
      <w:pPr>
        <w:pStyle w:val="Normal"/>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t>56-Подробный просмотр информации о блоке.</w:t>
      </w:r>
    </w:p>
    <w:p>
      <w:pPr>
        <w:pStyle w:val="Normal"/>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t>75- Номер блока. При формовке каждый созданный блок имеет оригинальный номер, который генерирует система.</w:t>
      </w:r>
    </w:p>
    <w:p>
      <w:pPr>
        <w:pStyle w:val="Normal"/>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t xml:space="preserve">55-Ручной ввод данных о блоке. Пользователь может вводить данные о блоках вручную, если появиться неисправность весов или если их не будет на рабочем участке. </w:t>
      </w:r>
    </w:p>
    <w:p>
      <w:pPr>
        <w:pStyle w:val="Normal"/>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t xml:space="preserve">59-При выборе (добавлении) нового бункера заноситься информация о количестве остатков в предыдущем бункере. По умолчанию значение должно быть 0%. </w:t>
      </w:r>
    </w:p>
    <w:p>
      <w:pPr>
        <w:pStyle w:val="Normal"/>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t>60-Зона для отображения активных бункеров, которые можно использовать для формовки.</w:t>
      </w:r>
    </w:p>
    <w:p>
      <w:pPr>
        <w:pStyle w:val="Normal"/>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t>67-Для некоторых видов оборудования (например</w:t>
      </w:r>
      <w:ins w:id="51" w:author="User" w:date="2019-08-19T14:30:00Z">
        <w:r>
          <w:rPr>
            <w:rFonts w:cs="Times New Roman" w:ascii="Times New Roman" w:hAnsi="Times New Roman"/>
            <w:sz w:val="28"/>
            <w:szCs w:val="28"/>
            <w:shd w:fill="FCFCFC" w:val="clear"/>
          </w:rPr>
          <w:t>,</w:t>
        </w:r>
      </w:ins>
      <w:r>
        <w:rPr>
          <w:rFonts w:cs="Times New Roman" w:ascii="Times New Roman" w:hAnsi="Times New Roman"/>
          <w:sz w:val="28"/>
          <w:szCs w:val="28"/>
          <w:shd w:fill="FCFCFC" w:val="clear"/>
        </w:rPr>
        <w:t xml:space="preserve"> ЭПС) бункера могут не использоваться поэтому необходимо реализовать возможность отключения бункеров в зависимости от рабочего места. Работы в локации ЭПС предполагает лишь учет выпуск блоков и готовой продукции. </w:t>
      </w:r>
    </w:p>
    <w:p>
      <w:pPr>
        <w:pStyle w:val="Normal"/>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t>Табель график. Позволяет создавать план работы сотрудников на рабочих участках. Данный интерфейс должен отображать фактическую и плановую информацию. По результатам внесенных данных в отчет о выработке формируется фактический отчет.</w:t>
      </w:r>
    </w:p>
    <w:p>
      <w:pPr>
        <w:pStyle w:val="NoSpacing"/>
        <w:spacing w:lineRule="auto" w:line="276"/>
        <w:jc w:val="center"/>
        <w:rPr>
          <w:rFonts w:ascii="Times New Roman" w:hAnsi="Times New Roman" w:cs="Times New Roman"/>
          <w:sz w:val="28"/>
          <w:szCs w:val="28"/>
        </w:rPr>
      </w:pPr>
      <w:bookmarkStart w:id="40" w:name="_Toc15044187"/>
      <w:r>
        <w:rPr/>
        <w:drawing>
          <wp:inline distT="0" distB="0" distL="0" distR="0">
            <wp:extent cx="4233545" cy="3188335"/>
            <wp:effectExtent l="0" t="0" r="0" b="0"/>
            <wp:docPr id="28" name="Рисунок 18" descr="C:\Users\User\YandexDisk\Скриншоты\2019-07-26_08-4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18" descr="C:\Users\User\YandexDisk\Скриншоты\2019-07-26_08-43-23.png"/>
                    <pic:cNvPicPr>
                      <a:picLocks noChangeAspect="1" noChangeArrowheads="1"/>
                    </pic:cNvPicPr>
                  </pic:nvPicPr>
                  <pic:blipFill>
                    <a:blip r:embed="rId29"/>
                    <a:stretch>
                      <a:fillRect/>
                    </a:stretch>
                  </pic:blipFill>
                  <pic:spPr bwMode="auto">
                    <a:xfrm>
                      <a:off x="0" y="0"/>
                      <a:ext cx="4233545" cy="3188335"/>
                    </a:xfrm>
                    <a:prstGeom prst="rect">
                      <a:avLst/>
                    </a:prstGeom>
                  </pic:spPr>
                </pic:pic>
              </a:graphicData>
            </a:graphic>
          </wp:inline>
        </w:drawing>
      </w:r>
      <w:bookmarkEnd w:id="40"/>
    </w:p>
    <w:p>
      <w:pPr>
        <w:pStyle w:val="Normal"/>
        <w:spacing w:lineRule="auto" w:line="276"/>
        <w:ind w:right="-1" w:hanging="0"/>
        <w:jc w:val="both"/>
        <w:rPr>
          <w:rFonts w:ascii="Times New Roman" w:hAnsi="Times New Roman" w:cs="Times New Roman"/>
          <w:sz w:val="28"/>
          <w:szCs w:val="28"/>
        </w:rPr>
      </w:pPr>
      <w:r>
        <w:rPr>
          <w:rFonts w:cs="Times New Roman" w:ascii="Times New Roman" w:hAnsi="Times New Roman"/>
          <w:sz w:val="28"/>
          <w:szCs w:val="28"/>
          <w:shd w:fill="FCFCFC" w:val="clear"/>
        </w:rPr>
        <w:t>Загруженность бункеров. Форма отчета, которая позволяет просматривать информацию о наполненности бункера за период времени. В зависимости от яркости градиента показывается уровень заполнения. В моменте остановки вспенки в бункере, начинается фиксироваться время отстаивания сырья. Должна отображаться информация о сырье, планируемой продукции, стадии вспенки и количестве кг в бункере.</w:t>
      </w:r>
    </w:p>
    <w:p>
      <w:pPr>
        <w:pStyle w:val="NoSpacing"/>
        <w:spacing w:lineRule="auto" w:line="276"/>
        <w:jc w:val="center"/>
        <w:rPr>
          <w:rFonts w:ascii="Times New Roman" w:hAnsi="Times New Roman" w:cs="Times New Roman"/>
          <w:sz w:val="28"/>
          <w:szCs w:val="28"/>
        </w:rPr>
      </w:pPr>
      <w:bookmarkStart w:id="41" w:name="_Toc15044188"/>
      <w:r>
        <w:rPr/>
        <w:drawing>
          <wp:inline distT="0" distB="6350" distL="0" distR="0">
            <wp:extent cx="4028440" cy="2984500"/>
            <wp:effectExtent l="0" t="0" r="0" b="0"/>
            <wp:docPr id="29" name="Рисунок 25" descr="C:\Users\User\YandexDisk\Скриншоты\2019-07-26_10-1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5" descr="C:\Users\User\YandexDisk\Скриншоты\2019-07-26_10-14-18.png"/>
                    <pic:cNvPicPr>
                      <a:picLocks noChangeAspect="1" noChangeArrowheads="1"/>
                    </pic:cNvPicPr>
                  </pic:nvPicPr>
                  <pic:blipFill>
                    <a:blip r:embed="rId30"/>
                    <a:stretch>
                      <a:fillRect/>
                    </a:stretch>
                  </pic:blipFill>
                  <pic:spPr bwMode="auto">
                    <a:xfrm>
                      <a:off x="0" y="0"/>
                      <a:ext cx="4028440" cy="2984500"/>
                    </a:xfrm>
                    <a:prstGeom prst="rect">
                      <a:avLst/>
                    </a:prstGeom>
                  </pic:spPr>
                </pic:pic>
              </a:graphicData>
            </a:graphic>
          </wp:inline>
        </w:drawing>
      </w:r>
      <w:bookmarkEnd w:id="41"/>
    </w:p>
    <w:p>
      <w:pPr>
        <w:pStyle w:val="Normal"/>
        <w:tabs>
          <w:tab w:val="left" w:pos="9638" w:leader="none"/>
        </w:tabs>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t>52-Отношение задействованных бункеров к общему количеству</w:t>
      </w:r>
    </w:p>
    <w:p>
      <w:pPr>
        <w:pStyle w:val="Normal"/>
        <w:tabs>
          <w:tab w:val="left" w:pos="9638" w:leader="none"/>
        </w:tabs>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t>53-Процент использования активных бункеров</w:t>
      </w:r>
    </w:p>
    <w:p>
      <w:pPr>
        <w:pStyle w:val="Normal"/>
        <w:tabs>
          <w:tab w:val="left" w:pos="9638" w:leader="none"/>
        </w:tabs>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t>62- Визуализация заполнения бункеров. Позволяет просматривать графическую историю использования бункеров за период. информация должна отображаться с шагом в час и показывать марку сырья, планируемую продукцию вид вспенки и кол-во сырья в бункере.</w:t>
      </w:r>
    </w:p>
    <w:p>
      <w:pPr>
        <w:pStyle w:val="Normal"/>
        <w:tabs>
          <w:tab w:val="left" w:pos="9638" w:leader="none"/>
        </w:tabs>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r>
    </w:p>
    <w:p>
      <w:pPr>
        <w:pStyle w:val="Normal"/>
        <w:tabs>
          <w:tab w:val="left" w:pos="9638" w:leader="none"/>
        </w:tabs>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t>Журнал начальника производства. Вкладка позволяет вносить данные о выработке сотрудников.</w:t>
      </w:r>
    </w:p>
    <w:p>
      <w:pPr>
        <w:pStyle w:val="NoSpacing"/>
        <w:spacing w:lineRule="auto" w:line="276"/>
        <w:jc w:val="center"/>
        <w:rPr>
          <w:rFonts w:ascii="Times New Roman" w:hAnsi="Times New Roman" w:cs="Times New Roman"/>
          <w:sz w:val="28"/>
          <w:szCs w:val="28"/>
        </w:rPr>
      </w:pPr>
      <w:bookmarkStart w:id="42" w:name="_Toc15044189"/>
      <w:r>
        <w:rPr/>
        <w:drawing>
          <wp:inline distT="0" distB="0" distL="0" distR="0">
            <wp:extent cx="4060825" cy="3114040"/>
            <wp:effectExtent l="0" t="0" r="0" b="0"/>
            <wp:docPr id="30" name="Рисунок 26" descr="C:\Users\User\YandexDisk\Скриншоты\2019-07-26_10-1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26" descr="C:\Users\User\YandexDisk\Скриншоты\2019-07-26_10-15-18.png"/>
                    <pic:cNvPicPr>
                      <a:picLocks noChangeAspect="1" noChangeArrowheads="1"/>
                    </pic:cNvPicPr>
                  </pic:nvPicPr>
                  <pic:blipFill>
                    <a:blip r:embed="rId31"/>
                    <a:stretch>
                      <a:fillRect/>
                    </a:stretch>
                  </pic:blipFill>
                  <pic:spPr bwMode="auto">
                    <a:xfrm>
                      <a:off x="0" y="0"/>
                      <a:ext cx="4060825" cy="3114040"/>
                    </a:xfrm>
                    <a:prstGeom prst="rect">
                      <a:avLst/>
                    </a:prstGeom>
                  </pic:spPr>
                </pic:pic>
              </a:graphicData>
            </a:graphic>
          </wp:inline>
        </w:drawing>
      </w:r>
      <w:bookmarkEnd w:id="42"/>
    </w:p>
    <w:p>
      <w:pPr>
        <w:pStyle w:val="Normal"/>
        <w:tabs>
          <w:tab w:val="left" w:pos="9638" w:leader="none"/>
        </w:tabs>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t xml:space="preserve">77-Виды работ. Заносятся в соответствующий справочник. </w:t>
      </w:r>
    </w:p>
    <w:p>
      <w:pPr>
        <w:pStyle w:val="Normal"/>
        <w:tabs>
          <w:tab w:val="left" w:pos="9638" w:leader="none"/>
        </w:tabs>
        <w:spacing w:lineRule="auto" w:line="276"/>
        <w:ind w:right="-1" w:hanging="0"/>
        <w:jc w:val="both"/>
        <w:rPr>
          <w:rFonts w:ascii="Times New Roman" w:hAnsi="Times New Roman" w:cs="Times New Roman"/>
          <w:sz w:val="28"/>
          <w:szCs w:val="28"/>
        </w:rPr>
      </w:pPr>
      <w:r>
        <w:rPr>
          <w:rFonts w:cs="Times New Roman" w:ascii="Times New Roman" w:hAnsi="Times New Roman"/>
          <w:sz w:val="28"/>
          <w:szCs w:val="28"/>
          <w:shd w:fill="FCFCFC" w:val="clear"/>
        </w:rPr>
        <w:t>78-Сводная информация за рабочий день.</w:t>
      </w:r>
    </w:p>
    <w:p>
      <w:pPr>
        <w:pStyle w:val="Normal"/>
        <w:spacing w:lineRule="auto" w:line="276"/>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76"/>
        <w:ind w:right="-1" w:hanging="0"/>
        <w:jc w:val="both"/>
        <w:rPr>
          <w:rFonts w:ascii="Times New Roman" w:hAnsi="Times New Roman" w:cs="Times New Roman"/>
          <w:sz w:val="28"/>
          <w:szCs w:val="28"/>
          <w:highlight w:val="white"/>
        </w:rPr>
      </w:pPr>
      <w:r>
        <w:rPr>
          <w:rFonts w:cs="Times New Roman" w:ascii="Times New Roman" w:hAnsi="Times New Roman"/>
          <w:sz w:val="28"/>
          <w:szCs w:val="28"/>
          <w:shd w:fill="FCFCFC" w:val="clear"/>
        </w:rPr>
        <w:t>График работы. Отображает плановую информацию о выходе на работу по датам. Для одного сотрудника, начальник производства может смотреть по всем сотрудникам.</w:t>
      </w:r>
    </w:p>
    <w:p>
      <w:pPr>
        <w:pStyle w:val="Normal"/>
        <w:spacing w:lineRule="auto" w:line="276"/>
        <w:jc w:val="center"/>
        <w:rPr>
          <w:rFonts w:ascii="Times New Roman" w:hAnsi="Times New Roman" w:cs="Times New Roman"/>
          <w:sz w:val="28"/>
          <w:szCs w:val="28"/>
        </w:rPr>
      </w:pPr>
      <w:r>
        <w:rPr/>
        <w:drawing>
          <wp:inline distT="0" distB="8255" distL="0" distR="0">
            <wp:extent cx="4312920" cy="3230880"/>
            <wp:effectExtent l="0" t="0" r="0" b="0"/>
            <wp:docPr id="31" name="Рисунок 27" descr="C:\Users\User\YandexDisk\Скриншоты\2019-07-26_11-0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27" descr="C:\Users\User\YandexDisk\Скриншоты\2019-07-26_11-02-39.png"/>
                    <pic:cNvPicPr>
                      <a:picLocks noChangeAspect="1" noChangeArrowheads="1"/>
                    </pic:cNvPicPr>
                  </pic:nvPicPr>
                  <pic:blipFill>
                    <a:blip r:embed="rId32"/>
                    <a:stretch>
                      <a:fillRect/>
                    </a:stretch>
                  </pic:blipFill>
                  <pic:spPr bwMode="auto">
                    <a:xfrm>
                      <a:off x="0" y="0"/>
                      <a:ext cx="4312920" cy="3230880"/>
                    </a:xfrm>
                    <a:prstGeom prst="rect">
                      <a:avLst/>
                    </a:prstGeom>
                  </pic:spPr>
                </pic:pic>
              </a:graphicData>
            </a:graphic>
          </wp:inline>
        </w:drawing>
      </w:r>
    </w:p>
    <w:p>
      <w:pPr>
        <w:pStyle w:val="Normal"/>
        <w:spacing w:lineRule="auto" w:line="276"/>
        <w:rPr>
          <w:rFonts w:ascii="Times New Roman" w:hAnsi="Times New Roman" w:cs="Times New Roman"/>
          <w:sz w:val="28"/>
          <w:szCs w:val="28"/>
        </w:rPr>
      </w:pPr>
      <w:r>
        <w:rPr>
          <w:rFonts w:cs="Times New Roman" w:ascii="Times New Roman" w:hAnsi="Times New Roman"/>
          <w:sz w:val="28"/>
          <w:szCs w:val="28"/>
        </w:rPr>
      </w:r>
    </w:p>
    <w:p>
      <w:pPr>
        <w:pStyle w:val="1"/>
        <w:spacing w:lineRule="auto" w:line="276"/>
        <w:ind w:right="0" w:hanging="0"/>
        <w:jc w:val="both"/>
        <w:rPr>
          <w:rFonts w:ascii="Times New Roman" w:hAnsi="Times New Roman" w:cs="Times New Roman"/>
          <w:b w:val="false"/>
          <w:b w:val="false"/>
          <w:i/>
          <w:i/>
          <w:sz w:val="28"/>
          <w:szCs w:val="28"/>
        </w:rPr>
      </w:pPr>
      <w:r>
        <w:rPr>
          <w:rFonts w:cs="Times New Roman" w:ascii="Times New Roman" w:hAnsi="Times New Roman"/>
          <w:b w:val="false"/>
          <w:i/>
          <w:sz w:val="28"/>
          <w:szCs w:val="28"/>
        </w:rPr>
        <w:t>5.9 Фигурная резка</w:t>
      </w:r>
    </w:p>
    <w:p>
      <w:pPr>
        <w:pStyle w:val="Normal"/>
        <w:rPr>
          <w:i/>
          <w:i/>
        </w:rPr>
      </w:pPr>
      <w:r>
        <w:rPr>
          <w:i/>
        </w:rPr>
      </w:r>
    </w:p>
    <w:p>
      <w:pPr>
        <w:pStyle w:val="Normal"/>
        <w:spacing w:lineRule="auto" w:line="276"/>
        <w:rPr>
          <w:rFonts w:ascii="Times New Roman" w:hAnsi="Times New Roman" w:cs="Times New Roman"/>
          <w:i/>
          <w:i/>
          <w:sz w:val="28"/>
          <w:szCs w:val="28"/>
        </w:rPr>
      </w:pPr>
      <w:r>
        <w:rPr>
          <w:rFonts w:cs="Times New Roman" w:ascii="Times New Roman" w:hAnsi="Times New Roman"/>
          <w:i/>
          <w:sz w:val="28"/>
          <w:szCs w:val="28"/>
        </w:rPr>
        <w:t>Это окно будет доступно в разделе производство. Пользователь сможет добавлять количество произведённой продукции  в  разделе «Фигурная резка». Список выбора продукции является спискои продукции из црм с группой фин. учёта «фигурная резка». Списание осуществляется по факту отгрузки через црм в 1с путем сопоставления продукции. Складские остатки отображаются в разделе склад.</w:t>
      </w:r>
    </w:p>
    <w:p>
      <w:pPr>
        <w:pStyle w:val="Normal"/>
        <w:spacing w:lineRule="auto" w:line="276"/>
        <w:rPr>
          <w:rFonts w:ascii="Times New Roman" w:hAnsi="Times New Roman" w:cs="Times New Roman"/>
          <w:i/>
          <w:i/>
          <w:sz w:val="28"/>
          <w:szCs w:val="28"/>
        </w:rPr>
      </w:pPr>
      <w:r>
        <w:rPr>
          <w:rFonts w:cs="Times New Roman" w:ascii="Times New Roman" w:hAnsi="Times New Roman"/>
          <w:i/>
          <w:sz w:val="28"/>
          <w:szCs w:val="28"/>
        </w:rPr>
        <w:t>5.10</w:t>
      </w:r>
    </w:p>
    <w:p>
      <w:pPr>
        <w:pStyle w:val="Normal"/>
        <w:spacing w:lineRule="auto" w:line="276"/>
        <w:rPr>
          <w:rFonts w:ascii="Times New Roman" w:hAnsi="Times New Roman" w:cs="Times New Roman"/>
          <w:i/>
          <w:i/>
          <w:sz w:val="28"/>
          <w:szCs w:val="28"/>
        </w:rPr>
      </w:pPr>
      <w:r>
        <w:rPr>
          <w:rFonts w:cs="Times New Roman" w:ascii="Times New Roman" w:hAnsi="Times New Roman"/>
          <w:i/>
          <w:sz w:val="28"/>
          <w:szCs w:val="28"/>
        </w:rPr>
        <w:t xml:space="preserve">Списание брака полуфабрикатов (блоков) через отдельный раздел на правах администратора. </w:t>
      </w:r>
      <w:r>
        <w:rPr>
          <w:rFonts w:cs="Arial" w:ascii="Arial" w:hAnsi="Arial"/>
          <w:color w:val="333333"/>
          <w:spacing w:val="-1"/>
          <w:sz w:val="20"/>
          <w:szCs w:val="20"/>
          <w:shd w:fill="FFFFFF" w:val="clear"/>
        </w:rPr>
        <w:t>Кнопка показать расположение. при нажатии открывается модальное окно. Окно позволяет только просматривать расположение блока.</w:t>
      </w:r>
    </w:p>
    <w:p>
      <w:pPr>
        <w:pStyle w:val="Normal"/>
        <w:spacing w:lineRule="auto" w:line="276"/>
        <w:rPr>
          <w:rFonts w:ascii="Times New Roman" w:hAnsi="Times New Roman" w:cs="Times New Roman"/>
          <w:i/>
          <w:i/>
          <w:sz w:val="28"/>
          <w:szCs w:val="28"/>
        </w:rPr>
      </w:pPr>
      <w:r>
        <w:rPr>
          <w:rFonts w:cs="Times New Roman" w:ascii="Times New Roman" w:hAnsi="Times New Roman"/>
          <w:i/>
          <w:color w:val="FF0000"/>
          <w:sz w:val="28"/>
          <w:szCs w:val="28"/>
        </w:rPr>
        <w:t xml:space="preserve">Без склада ГП </w:t>
      </w:r>
      <w:r>
        <w:br w:type="page"/>
      </w:r>
    </w:p>
    <w:p>
      <w:pPr>
        <w:pStyle w:val="NoSpacing"/>
        <w:rPr>
          <w:rFonts w:ascii="Times New Roman" w:hAnsi="Times New Roman" w:eastAsia="Play" w:cs="Times New Roman"/>
          <w:sz w:val="28"/>
          <w:szCs w:val="28"/>
        </w:rPr>
      </w:pPr>
      <w:bookmarkStart w:id="43" w:name="_Toc15287969"/>
      <w:r>
        <w:rPr>
          <w:rFonts w:eastAsia="Play" w:cs="Times New Roman" w:ascii="Times New Roman" w:hAnsi="Times New Roman"/>
          <w:sz w:val="28"/>
          <w:szCs w:val="28"/>
        </w:rPr>
        <w:t>6. Порядок контроля и приёмки</w:t>
      </w:r>
      <w:bookmarkEnd w:id="43"/>
      <w:r>
        <w:rPr>
          <w:rFonts w:eastAsia="Play" w:cs="Times New Roman" w:ascii="Times New Roman" w:hAnsi="Times New Roman"/>
          <w:sz w:val="28"/>
          <w:szCs w:val="28"/>
        </w:rPr>
        <w:t xml:space="preserve"> системы.</w:t>
      </w:r>
    </w:p>
    <w:p>
      <w:pPr>
        <w:pStyle w:val="NoSpacing"/>
        <w:rPr>
          <w:rFonts w:ascii="Times New Roman" w:hAnsi="Times New Roman" w:eastAsia="Play" w:cs="Times New Roman"/>
          <w:sz w:val="28"/>
          <w:szCs w:val="28"/>
        </w:rPr>
      </w:pPr>
      <w:r>
        <w:rPr>
          <w:rFonts w:eastAsia="Play" w:cs="Times New Roman" w:ascii="Times New Roman" w:hAnsi="Times New Roman"/>
          <w:sz w:val="28"/>
          <w:szCs w:val="28"/>
        </w:rPr>
      </w:r>
    </w:p>
    <w:p>
      <w:pPr>
        <w:pStyle w:val="NoSpacing"/>
        <w:spacing w:lineRule="auto" w:line="276"/>
        <w:ind w:right="850" w:firstLine="720"/>
        <w:rPr>
          <w:rFonts w:ascii="Times New Roman" w:hAnsi="Times New Roman" w:eastAsia="Play" w:cs="Times New Roman"/>
          <w:sz w:val="28"/>
          <w:szCs w:val="28"/>
        </w:rPr>
      </w:pPr>
      <w:r>
        <w:rPr>
          <w:rFonts w:eastAsia="Play" w:cs="Times New Roman" w:ascii="Times New Roman" w:hAnsi="Times New Roman"/>
          <w:sz w:val="28"/>
          <w:szCs w:val="28"/>
        </w:rPr>
        <w:t>6.1 Порядок контроля и методика проведения испытаний системы (подсистемы) на этапе опытного функционирования предназначена для установления данных, обеспечивающих получение и проверку проектных решений, выявление причин сбоев, определение качества работ, показателей качества функционирования системы (подсистемы), проверку соответствия системы требованиям техники безопасности, продолжительность и режим испытаний.</w:t>
      </w:r>
    </w:p>
    <w:p>
      <w:pPr>
        <w:pStyle w:val="NoSpacing"/>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r>
    </w:p>
    <w:p>
      <w:pPr>
        <w:pStyle w:val="NoSpacing"/>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Целью проведения испытаний является:</w:t>
        <w:br/>
        <w:t>- проверка взаимодействия АСК ППС и ЦРМ «Заявки». ;</w:t>
        <w:br/>
        <w:t>- проверка работоспособности Системы;</w:t>
        <w:br/>
        <w:t>- проверка соответствия Системы требованиям приведённым в документе «</w:t>
      </w:r>
      <w:hyperlink r:id="rId33" w:tgtFrame="РД 50-34.698-90 Программа испытаний пример ГОСТ">
        <w:r>
          <w:rPr>
            <w:rStyle w:val="ListLabel19"/>
            <w:rFonts w:eastAsia="Play" w:cs="Times New Roman" w:ascii="Times New Roman" w:hAnsi="Times New Roman"/>
            <w:sz w:val="28"/>
            <w:szCs w:val="28"/>
          </w:rPr>
          <w:t>Техническое задание</w:t>
        </w:r>
      </w:hyperlink>
      <w:r>
        <w:rPr>
          <w:rFonts w:eastAsia="Play" w:cs="Times New Roman" w:ascii="Times New Roman" w:hAnsi="Times New Roman"/>
          <w:sz w:val="28"/>
          <w:szCs w:val="28"/>
        </w:rPr>
        <w:t>»;</w:t>
        <w:br/>
        <w:t>- проверка готовности Системы к проведению опытной эксплуатации или приемочных испытаний на территории Заказчика.</w:t>
      </w:r>
    </w:p>
    <w:p>
      <w:pPr>
        <w:pStyle w:val="NoSpacing"/>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r>
    </w:p>
    <w:p>
      <w:pPr>
        <w:pStyle w:val="NoSpacing"/>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Место и продолжительность испытаний</w:t>
      </w:r>
    </w:p>
    <w:p>
      <w:pPr>
        <w:pStyle w:val="NoSpacing"/>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Испытательный стенд находится на территории Заказчика по адресу: г. Тюмень , ул. Бабаырка 56 строение 5</w:t>
        <w:br/>
        <w:t>Испытания проводятся в течении 60 дней.</w:t>
      </w:r>
    </w:p>
    <w:p>
      <w:pPr>
        <w:pStyle w:val="NoSpacing"/>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Участники испытаний</w:t>
      </w:r>
    </w:p>
    <w:p>
      <w:pPr>
        <w:pStyle w:val="NoSpacing"/>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В испытаниях принимают участие Заказчик и Исполнитель.</w:t>
        <w:br/>
        <w:t>Допускается привлечение экспертов из сторонних организаций.</w:t>
      </w:r>
    </w:p>
    <w:p>
      <w:pPr>
        <w:pStyle w:val="NoSpacing"/>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r>
    </w:p>
    <w:p>
      <w:pPr>
        <w:pStyle w:val="NoSpacing"/>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Последовательность проведения испытаний</w:t>
      </w:r>
    </w:p>
    <w:p>
      <w:pPr>
        <w:pStyle w:val="NoSpacing"/>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Испытания проводятся в следующей последовательности:</w:t>
        <w:br/>
        <w:t>Этап 1. Проведение испытаний, описание результатов испытаний, и выявленных неполадок.</w:t>
        <w:br/>
        <w:t>Этап 2. Оценка неполадок и определение доработок.</w:t>
        <w:br/>
        <w:t>Этап 3. Устранение неполадок.</w:t>
        <w:br/>
        <w:t>Этап 4. Передача Системы для проведения дальнейших испытаний.</w:t>
      </w:r>
    </w:p>
    <w:p>
      <w:pPr>
        <w:pStyle w:val="NoSpacing"/>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r>
    </w:p>
    <w:p>
      <w:pPr>
        <w:pStyle w:val="NoSpacing"/>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6.2. Процедура  контроля и приёмки включает в себя следующие этапы:</w:t>
      </w:r>
    </w:p>
    <w:p>
      <w:pPr>
        <w:pStyle w:val="NoSpacing"/>
        <w:numPr>
          <w:ilvl w:val="0"/>
          <w:numId w:val="3"/>
        </w:numPr>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предварительные испытания;</w:t>
      </w:r>
    </w:p>
    <w:p>
      <w:pPr>
        <w:pStyle w:val="NoSpacing"/>
        <w:numPr>
          <w:ilvl w:val="0"/>
          <w:numId w:val="3"/>
        </w:numPr>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тестирование crm;</w:t>
      </w:r>
    </w:p>
    <w:p>
      <w:pPr>
        <w:pStyle w:val="NoSpacing"/>
        <w:numPr>
          <w:ilvl w:val="0"/>
          <w:numId w:val="3"/>
        </w:numPr>
        <w:spacing w:lineRule="auto" w:line="276"/>
        <w:rPr>
          <w:rFonts w:ascii="Times New Roman" w:hAnsi="Times New Roman" w:eastAsia="Play" w:cs="Times New Roman"/>
          <w:sz w:val="28"/>
          <w:szCs w:val="28"/>
        </w:rPr>
      </w:pPr>
      <w:hyperlink r:id="rId34">
        <w:r>
          <w:rPr>
            <w:rStyle w:val="ListLabel19"/>
            <w:rFonts w:eastAsia="Play" w:cs="Times New Roman" w:ascii="Times New Roman" w:hAnsi="Times New Roman"/>
            <w:sz w:val="28"/>
            <w:szCs w:val="28"/>
          </w:rPr>
          <w:t>опытная эксплуатация</w:t>
        </w:r>
      </w:hyperlink>
      <w:r>
        <w:rPr>
          <w:rFonts w:eastAsia="Play" w:cs="Times New Roman" w:ascii="Times New Roman" w:hAnsi="Times New Roman"/>
          <w:sz w:val="28"/>
          <w:szCs w:val="28"/>
        </w:rPr>
        <w:t>;</w:t>
      </w:r>
    </w:p>
    <w:p>
      <w:pPr>
        <w:pStyle w:val="NoSpacing"/>
        <w:numPr>
          <w:ilvl w:val="0"/>
          <w:numId w:val="3"/>
        </w:numPr>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приёмочные испытания.</w:t>
      </w:r>
    </w:p>
    <w:p>
      <w:pPr>
        <w:pStyle w:val="NoSpacing"/>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r>
    </w:p>
    <w:p>
      <w:pPr>
        <w:pStyle w:val="NoSpacing"/>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6.2.1  В процессе контроля и приёмки црм системы необходимо проводить следующий предварительные испытания АСК ППС.:</w:t>
      </w:r>
    </w:p>
    <w:p>
      <w:pPr>
        <w:pStyle w:val="NoSpacing"/>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r>
    </w:p>
    <w:p>
      <w:pPr>
        <w:pStyle w:val="NoSpacing"/>
        <w:numPr>
          <w:ilvl w:val="0"/>
          <w:numId w:val="5"/>
        </w:numPr>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тестирование процесса установки;</w:t>
      </w:r>
    </w:p>
    <w:p>
      <w:pPr>
        <w:pStyle w:val="NoSpacing"/>
        <w:numPr>
          <w:ilvl w:val="0"/>
          <w:numId w:val="5"/>
        </w:numPr>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тестирование эргономики системы;</w:t>
      </w:r>
    </w:p>
    <w:p>
      <w:pPr>
        <w:pStyle w:val="NoSpacing"/>
        <w:numPr>
          <w:ilvl w:val="0"/>
          <w:numId w:val="5"/>
        </w:numPr>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тестирование способности системы к восстановлению нормальной работы;</w:t>
      </w:r>
    </w:p>
    <w:p>
      <w:pPr>
        <w:pStyle w:val="NoSpacing"/>
        <w:numPr>
          <w:ilvl w:val="0"/>
          <w:numId w:val="5"/>
        </w:numPr>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испытания системы на различных конфигурациях;</w:t>
      </w:r>
    </w:p>
    <w:p>
      <w:pPr>
        <w:pStyle w:val="NoSpacing"/>
        <w:numPr>
          <w:ilvl w:val="0"/>
          <w:numId w:val="5"/>
        </w:numPr>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системное тестирование;</w:t>
      </w:r>
    </w:p>
    <w:p>
      <w:pPr>
        <w:pStyle w:val="NoSpacing"/>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r>
    </w:p>
    <w:p>
      <w:pPr>
        <w:pStyle w:val="NoSpacing"/>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6.2.2 Работы по тестированию системы должны осуществляться в следующих направлениях:</w:t>
      </w:r>
    </w:p>
    <w:p>
      <w:pPr>
        <w:pStyle w:val="NoSpacing"/>
        <w:numPr>
          <w:ilvl w:val="0"/>
          <w:numId w:val="4"/>
        </w:numPr>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тестирование хранилища данных (валидность введённой информации);</w:t>
      </w:r>
    </w:p>
    <w:p>
      <w:pPr>
        <w:pStyle w:val="NoSpacing"/>
        <w:numPr>
          <w:ilvl w:val="0"/>
          <w:numId w:val="4"/>
        </w:numPr>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отсутствие дублирования или потеря данных;</w:t>
      </w:r>
    </w:p>
    <w:p>
      <w:pPr>
        <w:pStyle w:val="NoSpacing"/>
        <w:numPr>
          <w:ilvl w:val="0"/>
          <w:numId w:val="4"/>
        </w:numPr>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обеспечение конфиденциальности необходимой информации;</w:t>
      </w:r>
    </w:p>
    <w:p>
      <w:pPr>
        <w:pStyle w:val="NoSpacing"/>
        <w:numPr>
          <w:ilvl w:val="0"/>
          <w:numId w:val="4"/>
        </w:numPr>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корректность отображения используемых данных;</w:t>
      </w:r>
    </w:p>
    <w:p>
      <w:pPr>
        <w:pStyle w:val="NoSpacing"/>
        <w:numPr>
          <w:ilvl w:val="0"/>
          <w:numId w:val="4"/>
        </w:numPr>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бесперебойная  работа всех необходимых функциональных диапазонов;</w:t>
      </w:r>
    </w:p>
    <w:p>
      <w:pPr>
        <w:pStyle w:val="NoSpacing"/>
        <w:numPr>
          <w:ilvl w:val="0"/>
          <w:numId w:val="4"/>
        </w:numPr>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соответствие  вводимых данных в справочниках и блоках системы;</w:t>
      </w:r>
    </w:p>
    <w:p>
      <w:pPr>
        <w:pStyle w:val="NoSpacing"/>
        <w:numPr>
          <w:ilvl w:val="0"/>
          <w:numId w:val="4"/>
        </w:numPr>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верное  отображение рабочей информации;</w:t>
      </w:r>
    </w:p>
    <w:p>
      <w:pPr>
        <w:pStyle w:val="NoSpacing"/>
        <w:numPr>
          <w:ilvl w:val="0"/>
          <w:numId w:val="4"/>
        </w:numPr>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сохранение связи между структурами системы;</w:t>
      </w:r>
    </w:p>
    <w:p>
      <w:pPr>
        <w:pStyle w:val="NoSpacing"/>
        <w:numPr>
          <w:ilvl w:val="0"/>
          <w:numId w:val="4"/>
        </w:numPr>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корректная  работа пользовательских разрешений.</w:t>
      </w:r>
    </w:p>
    <w:p>
      <w:pPr>
        <w:pStyle w:val="NoSpacing"/>
        <w:spacing w:lineRule="auto" w:line="276"/>
        <w:ind w:left="720" w:right="850" w:hanging="0"/>
        <w:rPr>
          <w:rFonts w:ascii="Times New Roman" w:hAnsi="Times New Roman" w:eastAsia="Play" w:cs="Times New Roman"/>
          <w:sz w:val="28"/>
          <w:szCs w:val="28"/>
        </w:rPr>
      </w:pPr>
      <w:r>
        <w:rPr>
          <w:rFonts w:eastAsia="Play" w:cs="Times New Roman" w:ascii="Times New Roman" w:hAnsi="Times New Roman"/>
          <w:sz w:val="28"/>
          <w:szCs w:val="28"/>
        </w:rPr>
      </w:r>
    </w:p>
    <w:p>
      <w:pPr>
        <w:pStyle w:val="NoSpacing"/>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6.2.3. Проверка выполнения требований относящихся к интерфейсу системы осуществляется по описанным ниже точкам контроля:</w:t>
      </w:r>
    </w:p>
    <w:p>
      <w:pPr>
        <w:pStyle w:val="NoSpacing"/>
        <w:numPr>
          <w:ilvl w:val="0"/>
          <w:numId w:val="6"/>
        </w:numPr>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производительность системы;</w:t>
      </w:r>
    </w:p>
    <w:p>
      <w:pPr>
        <w:pStyle w:val="NoSpacing"/>
        <w:numPr>
          <w:ilvl w:val="0"/>
          <w:numId w:val="6"/>
        </w:numPr>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тестирование скорости создания отчётов;</w:t>
      </w:r>
    </w:p>
    <w:p>
      <w:pPr>
        <w:pStyle w:val="NoSpacing"/>
        <w:numPr>
          <w:ilvl w:val="0"/>
          <w:numId w:val="6"/>
        </w:numPr>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скорость работа системы при увеличении рабочей базы данных;</w:t>
      </w:r>
    </w:p>
    <w:p>
      <w:pPr>
        <w:pStyle w:val="NoSpacing"/>
        <w:numPr>
          <w:ilvl w:val="0"/>
          <w:numId w:val="6"/>
        </w:numPr>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работа платформы в момент пиковых нагрузок;</w:t>
      </w:r>
    </w:p>
    <w:p>
      <w:pPr>
        <w:pStyle w:val="NoSpacing"/>
        <w:numPr>
          <w:ilvl w:val="0"/>
          <w:numId w:val="6"/>
        </w:numPr>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стресс тест системы  в многопользовательском режиме работы (20 пользователей)</w:t>
      </w:r>
    </w:p>
    <w:p>
      <w:pPr>
        <w:pStyle w:val="NoSpacing"/>
        <w:spacing w:lineRule="auto" w:line="276"/>
        <w:ind w:left="360" w:right="850" w:hanging="0"/>
        <w:rPr>
          <w:rFonts w:ascii="Times New Roman" w:hAnsi="Times New Roman" w:eastAsia="Play" w:cs="Times New Roman"/>
          <w:sz w:val="28"/>
          <w:szCs w:val="28"/>
        </w:rPr>
      </w:pPr>
      <w:r>
        <w:rPr>
          <w:rFonts w:eastAsia="Play" w:cs="Times New Roman" w:ascii="Times New Roman" w:hAnsi="Times New Roman"/>
          <w:sz w:val="28"/>
          <w:szCs w:val="28"/>
        </w:rPr>
        <w:t>После проведения тестирования в точках контроля производится поиск и выявление параметров влияющих на производительности системы, осуществляется сбор рекомендации по улучшению работы системы.</w:t>
      </w:r>
    </w:p>
    <w:p>
      <w:pPr>
        <w:pStyle w:val="NoSpacing"/>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r>
    </w:p>
    <w:p>
      <w:pPr>
        <w:pStyle w:val="NoSpacing"/>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6.2.4 Соответствие требованиям безопасности</w:t>
      </w:r>
    </w:p>
    <w:p>
      <w:pPr>
        <w:pStyle w:val="NoSpacing"/>
        <w:numPr>
          <w:ilvl w:val="0"/>
          <w:numId w:val="7"/>
        </w:numPr>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Тестирование систем безопасного хранения данных;</w:t>
      </w:r>
    </w:p>
    <w:p>
      <w:pPr>
        <w:pStyle w:val="NoSpacing"/>
        <w:numPr>
          <w:ilvl w:val="0"/>
          <w:numId w:val="7"/>
        </w:numPr>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Поиск потенциальных слабых мест системы безопасности</w:t>
      </w:r>
    </w:p>
    <w:p>
      <w:pPr>
        <w:pStyle w:val="NoSpacing"/>
        <w:numPr>
          <w:ilvl w:val="0"/>
          <w:numId w:val="7"/>
        </w:numPr>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Проверка обеспечения защиты данных от несанкционированного доступа</w:t>
      </w:r>
    </w:p>
    <w:p>
      <w:pPr>
        <w:pStyle w:val="NoSpacing"/>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r>
    </w:p>
    <w:p>
      <w:pPr>
        <w:pStyle w:val="NoSpacing"/>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6.2.5 Интеграция с црм системой «Заявки»</w:t>
      </w:r>
    </w:p>
    <w:p>
      <w:pPr>
        <w:pStyle w:val="NoSpacing"/>
        <w:numPr>
          <w:ilvl w:val="0"/>
          <w:numId w:val="8"/>
        </w:numPr>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Проведение интеграционных тестирований с црм «Заявки»</w:t>
      </w:r>
    </w:p>
    <w:p>
      <w:pPr>
        <w:pStyle w:val="NoSpacing"/>
        <w:numPr>
          <w:ilvl w:val="0"/>
          <w:numId w:val="8"/>
        </w:numPr>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Оценка  совместимости программных кодов интегрируемых систем</w:t>
      </w:r>
    </w:p>
    <w:p>
      <w:pPr>
        <w:pStyle w:val="NoSpacing"/>
        <w:numPr>
          <w:ilvl w:val="0"/>
          <w:numId w:val="8"/>
        </w:numPr>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Оценка влияния интеграции на производительность систем</w:t>
      </w:r>
    </w:p>
    <w:p>
      <w:pPr>
        <w:pStyle w:val="NoSpacing"/>
        <w:numPr>
          <w:ilvl w:val="0"/>
          <w:numId w:val="8"/>
        </w:numPr>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Корректный перенос данных</w:t>
      </w:r>
    </w:p>
    <w:p>
      <w:pPr>
        <w:pStyle w:val="NoSpacing"/>
        <w:numPr>
          <w:ilvl w:val="0"/>
          <w:numId w:val="8"/>
        </w:numPr>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Скорость взаимодействия  и обновления, общих справочников</w:t>
      </w:r>
    </w:p>
    <w:p>
      <w:pPr>
        <w:pStyle w:val="NoSpacing"/>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r>
    </w:p>
    <w:p>
      <w:pPr>
        <w:pStyle w:val="NoSpacing"/>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6.2.6 Поиск регрессия старых версий системы</w:t>
      </w:r>
    </w:p>
    <w:p>
      <w:pPr>
        <w:pStyle w:val="NoSpacing"/>
        <w:numPr>
          <w:ilvl w:val="0"/>
          <w:numId w:val="9"/>
        </w:numPr>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Устранение дефектов созданных в процессе улучшения системы</w:t>
      </w:r>
    </w:p>
    <w:p>
      <w:pPr>
        <w:pStyle w:val="NoSpacing"/>
        <w:numPr>
          <w:ilvl w:val="0"/>
          <w:numId w:val="9"/>
        </w:numPr>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Финишное тестирование работы ЦРМ</w:t>
      </w:r>
    </w:p>
    <w:p>
      <w:pPr>
        <w:pStyle w:val="NoSpacing"/>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r>
    </w:p>
    <w:p>
      <w:pPr>
        <w:pStyle w:val="NoSpacing"/>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 xml:space="preserve"> </w:t>
      </w:r>
      <w:r>
        <w:rPr>
          <w:rFonts w:eastAsia="Play" w:cs="Times New Roman" w:ascii="Times New Roman" w:hAnsi="Times New Roman"/>
          <w:sz w:val="28"/>
          <w:szCs w:val="28"/>
        </w:rPr>
        <w:t>6.3 При приёмке необходимо проверить соблюдение следующих условий:</w:t>
      </w:r>
    </w:p>
    <w:p>
      <w:pPr>
        <w:pStyle w:val="NoSpacing"/>
        <w:numPr>
          <w:ilvl w:val="0"/>
          <w:numId w:val="10"/>
        </w:numPr>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полноты и качества реализации функций при штатных предельных критических значениях параметров объекта автоматизации и в других условиях функционирования данных в ТЗ;</w:t>
      </w:r>
    </w:p>
    <w:p>
      <w:pPr>
        <w:pStyle w:val="NoSpacing"/>
        <w:numPr>
          <w:ilvl w:val="0"/>
          <w:numId w:val="10"/>
        </w:numPr>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выполнению каждого требования относящегося к интерфейсу системы;</w:t>
      </w:r>
    </w:p>
    <w:p>
      <w:pPr>
        <w:pStyle w:val="NoSpacing"/>
        <w:numPr>
          <w:ilvl w:val="0"/>
          <w:numId w:val="10"/>
        </w:numPr>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работы персонала в диалоговом режиме;</w:t>
      </w:r>
    </w:p>
    <w:p>
      <w:pPr>
        <w:pStyle w:val="NoSpacing"/>
        <w:numPr>
          <w:ilvl w:val="0"/>
          <w:numId w:val="10"/>
        </w:numPr>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средств и методов восстановления работа способности ПП после отказов;</w:t>
      </w:r>
    </w:p>
    <w:p>
      <w:pPr>
        <w:pStyle w:val="NoSpacing"/>
        <w:numPr>
          <w:ilvl w:val="0"/>
          <w:numId w:val="10"/>
        </w:numPr>
        <w:spacing w:lineRule="auto" w:line="276"/>
        <w:rPr>
          <w:rFonts w:ascii="Times New Roman" w:hAnsi="Times New Roman" w:eastAsia="Play" w:cs="Times New Roman"/>
          <w:sz w:val="28"/>
          <w:szCs w:val="28"/>
        </w:rPr>
      </w:pPr>
      <w:r>
        <w:rPr>
          <w:rFonts w:eastAsia="Play" w:cs="Times New Roman" w:ascii="Times New Roman" w:hAnsi="Times New Roman"/>
          <w:sz w:val="28"/>
          <w:szCs w:val="28"/>
        </w:rPr>
        <w:t>комплексности и качества эксплуатационной документации.</w:t>
      </w:r>
    </w:p>
    <w:p>
      <w:pPr>
        <w:pStyle w:val="NoSpacing"/>
        <w:rPr>
          <w:rFonts w:ascii="Times New Roman" w:hAnsi="Times New Roman" w:eastAsia="Liberation Serif" w:cs="Times New Roman"/>
          <w:sz w:val="28"/>
          <w:szCs w:val="28"/>
          <w:highlight w:val="white"/>
        </w:rPr>
      </w:pPr>
      <w:r>
        <w:rPr>
          <w:rFonts w:eastAsia="Liberation Serif" w:cs="Times New Roman" w:ascii="Times New Roman" w:hAnsi="Times New Roman"/>
          <w:sz w:val="28"/>
          <w:szCs w:val="28"/>
          <w:shd w:fill="FCFCFC" w:val="clear"/>
        </w:rPr>
      </w:r>
    </w:p>
    <w:p>
      <w:pPr>
        <w:pStyle w:val="NoSpacing"/>
        <w:rPr>
          <w:rFonts w:ascii="Times New Roman" w:hAnsi="Times New Roman" w:eastAsia="Liberation Serif" w:cs="Times New Roman"/>
          <w:sz w:val="28"/>
          <w:szCs w:val="28"/>
          <w:highlight w:val="white"/>
        </w:rPr>
      </w:pPr>
      <w:r>
        <w:rPr>
          <w:rFonts w:eastAsia="Liberation Serif" w:cs="Times New Roman" w:ascii="Times New Roman" w:hAnsi="Times New Roman"/>
          <w:sz w:val="28"/>
          <w:szCs w:val="28"/>
          <w:shd w:fill="FCFCFC" w:val="clear"/>
        </w:rPr>
      </w:r>
    </w:p>
    <w:p>
      <w:pPr>
        <w:pStyle w:val="NoSpacing"/>
        <w:rPr>
          <w:rFonts w:eastAsia="Play"/>
          <w:sz w:val="28"/>
          <w:szCs w:val="28"/>
        </w:rPr>
      </w:pPr>
      <w:r>
        <w:rPr>
          <w:rFonts w:eastAsia="Play"/>
          <w:sz w:val="28"/>
          <w:szCs w:val="28"/>
        </w:rPr>
      </w:r>
    </w:p>
    <w:p>
      <w:pPr>
        <w:pStyle w:val="NoSpacing"/>
        <w:rPr>
          <w:rFonts w:eastAsia="Play"/>
        </w:rPr>
      </w:pPr>
      <w:r>
        <w:rPr>
          <w:rFonts w:eastAsia="Play"/>
        </w:rPr>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sectPr>
          <w:type w:val="nextPage"/>
          <w:pgSz w:w="11906" w:h="16838"/>
          <w:pgMar w:left="1134" w:right="1134" w:header="0" w:top="1134" w:footer="0" w:bottom="851" w:gutter="0"/>
          <w:pgNumType w:start="1" w:fmt="decimal"/>
          <w:formProt w:val="false"/>
          <w:textDirection w:val="lrTb"/>
          <w:docGrid w:type="default" w:linePitch="100" w:charSpace="0"/>
        </w:sectPr>
        <w:pStyle w:val="Normal"/>
        <w:spacing w:lineRule="auto" w:line="276"/>
        <w:ind w:right="0" w:hanging="0"/>
        <w:jc w:val="both"/>
        <w:rPr>
          <w:rFonts w:ascii="Times New Roman" w:hAnsi="Times New Roman" w:eastAsia="Play" w:cs="Times New Roman"/>
          <w:sz w:val="28"/>
          <w:szCs w:val="28"/>
        </w:rPr>
      </w:pPr>
      <w:r>
        <w:rPr>
          <w:rFonts w:eastAsia="Play" w:cs="Times New Roman" w:ascii="Times New Roman" w:hAnsi="Times New Roman"/>
          <w:sz w:val="28"/>
          <w:szCs w:val="28"/>
        </w:rPr>
      </w:r>
    </w:p>
    <w:p>
      <w:pPr>
        <w:pStyle w:val="7"/>
        <w:spacing w:lineRule="auto" w:line="276"/>
        <w:rPr>
          <w:rFonts w:ascii="Times New Roman" w:hAnsi="Times New Roman" w:eastAsia="Play" w:cs="Times New Roman"/>
          <w:i w:val="false"/>
          <w:i w:val="false"/>
          <w:color w:val="auto"/>
          <w:sz w:val="28"/>
          <w:szCs w:val="28"/>
        </w:rPr>
      </w:pPr>
      <w:bookmarkStart w:id="44" w:name="_Toc15287970"/>
      <w:r>
        <w:drawing>
          <wp:anchor behindDoc="0" distT="0" distB="635" distL="114300" distR="116840" simplePos="0" locked="0" layoutInCell="1" allowOverlap="1" relativeHeight="9">
            <wp:simplePos x="0" y="0"/>
            <wp:positionH relativeFrom="column">
              <wp:posOffset>3810</wp:posOffset>
            </wp:positionH>
            <wp:positionV relativeFrom="paragraph">
              <wp:posOffset>603885</wp:posOffset>
            </wp:positionV>
            <wp:extent cx="14284960" cy="4761865"/>
            <wp:effectExtent l="0" t="0" r="0" b="0"/>
            <wp:wrapTopAndBottom/>
            <wp:docPr id="32" name="Рисунок 10" descr="C:\Users\User\Desktop\Схема цр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10" descr="C:\Users\User\Desktop\Схема црм.png"/>
                    <pic:cNvPicPr>
                      <a:picLocks noChangeAspect="1" noChangeArrowheads="1"/>
                    </pic:cNvPicPr>
                  </pic:nvPicPr>
                  <pic:blipFill>
                    <a:blip r:embed="rId35"/>
                    <a:stretch>
                      <a:fillRect/>
                    </a:stretch>
                  </pic:blipFill>
                  <pic:spPr bwMode="auto">
                    <a:xfrm>
                      <a:off x="0" y="0"/>
                      <a:ext cx="14284960" cy="4761865"/>
                    </a:xfrm>
                    <a:prstGeom prst="rect">
                      <a:avLst/>
                    </a:prstGeom>
                  </pic:spPr>
                </pic:pic>
              </a:graphicData>
            </a:graphic>
          </wp:anchor>
        </w:drawing>
      </w:r>
      <w:r>
        <w:rPr>
          <w:rFonts w:eastAsia="Play" w:cs="Times New Roman" w:ascii="Times New Roman" w:hAnsi="Times New Roman"/>
          <w:i w:val="false"/>
          <w:color w:val="auto"/>
          <w:sz w:val="28"/>
          <w:szCs w:val="28"/>
        </w:rPr>
        <w:t>П</w:t>
      </w:r>
      <w:r>
        <w:rPr>
          <w:rFonts w:eastAsia="Play" w:cs="Times New Roman" w:ascii="Times New Roman" w:hAnsi="Times New Roman"/>
          <w:i w:val="false"/>
          <w:color w:val="auto"/>
          <w:sz w:val="28"/>
          <w:szCs w:val="28"/>
        </w:rPr>
        <w:t>риложение 1</w:t>
      </w:r>
      <w:bookmarkEnd w:id="44"/>
      <w:r>
        <w:rPr>
          <w:rFonts w:eastAsia="Play" w:cs="Times New Roman" w:ascii="Times New Roman" w:hAnsi="Times New Roman"/>
          <w:i w:val="false"/>
          <w:color w:val="auto"/>
          <w:sz w:val="28"/>
          <w:szCs w:val="28"/>
        </w:rPr>
        <w:t xml:space="preserve"> </w:t>
      </w:r>
    </w:p>
    <w:p>
      <w:pPr>
        <w:pStyle w:val="Normal"/>
        <w:spacing w:lineRule="auto" w:line="276"/>
        <w:ind w:right="0" w:hanging="0"/>
        <w:jc w:val="center"/>
        <w:rPr/>
      </w:pPr>
      <w:r>
        <w:rPr>
          <w:rFonts w:eastAsia="Play" w:cs="Times New Roman" w:ascii="Times New Roman" w:hAnsi="Times New Roman"/>
          <w:sz w:val="28"/>
          <w:szCs w:val="28"/>
        </w:rPr>
        <w:t>Блок схема АСК ППС</w:t>
      </w:r>
    </w:p>
    <w:sectPr>
      <w:type w:val="nextPage"/>
      <w:pgSz w:orient="landscape" w:w="23811" w:h="16838"/>
      <w:pgMar w:left="1134" w:right="1134" w:header="0" w:top="1134" w:footer="0" w:bottom="1134" w:gutter="0"/>
      <w:pgNumType w:start="1"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Times New Roman">
    <w:charset w:val="01"/>
    <w:family w:val="roman"/>
    <w:pitch w:val="variable"/>
  </w:font>
  <w:font w:name="Liberation Sans">
    <w:altName w:val="Arial"/>
    <w:charset w:val="01"/>
    <w:family w:val="swiss"/>
    <w:pitch w:val="variable"/>
  </w:font>
  <w:font w:name="Georgia">
    <w:charset w:val="01"/>
    <w:family w:val="roman"/>
    <w:pitch w:val="variable"/>
  </w:font>
  <w:font w:name="Cambria">
    <w:charset w:val="01"/>
    <w:family w:val="roman"/>
    <w:pitch w:val="variable"/>
  </w:font>
  <w:font w:name="Arial">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2844" w:hanging="360"/>
      </w:pPr>
      <w:rPr>
        <w:rFonts w:ascii="Symbol" w:hAnsi="Symbol" w:cs="Symbol" w:hint="default"/>
      </w:rPr>
    </w:lvl>
    <w:lvl w:ilvl="1">
      <w:start w:val="1"/>
      <w:numFmt w:val="bullet"/>
      <w:lvlText w:val="o"/>
      <w:lvlJc w:val="left"/>
      <w:pPr>
        <w:ind w:left="3564" w:hanging="360"/>
      </w:pPr>
      <w:rPr>
        <w:rFonts w:ascii="Courier New" w:hAnsi="Courier New" w:cs="Courier New" w:hint="default"/>
        <w:rFonts w:cs="Courier New"/>
      </w:rPr>
    </w:lvl>
    <w:lvl w:ilvl="2">
      <w:start w:val="1"/>
      <w:numFmt w:val="bullet"/>
      <w:lvlText w:val=""/>
      <w:lvlJc w:val="left"/>
      <w:pPr>
        <w:ind w:left="4284" w:hanging="360"/>
      </w:pPr>
      <w:rPr>
        <w:rFonts w:ascii="Wingdings" w:hAnsi="Wingdings" w:cs="Wingdings" w:hint="default"/>
      </w:rPr>
    </w:lvl>
    <w:lvl w:ilvl="3">
      <w:start w:val="1"/>
      <w:numFmt w:val="bullet"/>
      <w:lvlText w:val=""/>
      <w:lvlJc w:val="left"/>
      <w:pPr>
        <w:ind w:left="5004" w:hanging="360"/>
      </w:pPr>
      <w:rPr>
        <w:rFonts w:ascii="Symbol" w:hAnsi="Symbol" w:cs="Symbol" w:hint="default"/>
      </w:rPr>
    </w:lvl>
    <w:lvl w:ilvl="4">
      <w:start w:val="1"/>
      <w:numFmt w:val="bullet"/>
      <w:lvlText w:val="o"/>
      <w:lvlJc w:val="left"/>
      <w:pPr>
        <w:ind w:left="5724" w:hanging="360"/>
      </w:pPr>
      <w:rPr>
        <w:rFonts w:ascii="Courier New" w:hAnsi="Courier New" w:cs="Courier New" w:hint="default"/>
        <w:rFonts w:cs="Courier New"/>
      </w:rPr>
    </w:lvl>
    <w:lvl w:ilvl="5">
      <w:start w:val="1"/>
      <w:numFmt w:val="bullet"/>
      <w:lvlText w:val=""/>
      <w:lvlJc w:val="left"/>
      <w:pPr>
        <w:ind w:left="6444" w:hanging="360"/>
      </w:pPr>
      <w:rPr>
        <w:rFonts w:ascii="Wingdings" w:hAnsi="Wingdings" w:cs="Wingdings" w:hint="default"/>
      </w:rPr>
    </w:lvl>
    <w:lvl w:ilvl="6">
      <w:start w:val="1"/>
      <w:numFmt w:val="bullet"/>
      <w:lvlText w:val=""/>
      <w:lvlJc w:val="left"/>
      <w:pPr>
        <w:ind w:left="7164" w:hanging="360"/>
      </w:pPr>
      <w:rPr>
        <w:rFonts w:ascii="Symbol" w:hAnsi="Symbol" w:cs="Symbol" w:hint="default"/>
      </w:rPr>
    </w:lvl>
    <w:lvl w:ilvl="7">
      <w:start w:val="1"/>
      <w:numFmt w:val="bullet"/>
      <w:lvlText w:val="o"/>
      <w:lvlJc w:val="left"/>
      <w:pPr>
        <w:ind w:left="7884" w:hanging="360"/>
      </w:pPr>
      <w:rPr>
        <w:rFonts w:ascii="Courier New" w:hAnsi="Courier New" w:cs="Courier New" w:hint="default"/>
        <w:rFonts w:cs="Courier New"/>
      </w:rPr>
    </w:lvl>
    <w:lvl w:ilvl="8">
      <w:start w:val="1"/>
      <w:numFmt w:val="bullet"/>
      <w:lvlText w:val=""/>
      <w:lvlJc w:val="left"/>
      <w:pPr>
        <w:ind w:left="8604"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5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Liberation Serif" w:cs="Liberation Serif"/>
        <w:sz w:val="24"/>
        <w:szCs w:val="24"/>
        <w:lang w:val="ru-RU" w:eastAsia="ru-RU"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ind w:right="850" w:hanging="0"/>
      <w:jc w:val="left"/>
    </w:pPr>
    <w:rPr>
      <w:rFonts w:ascii="Liberation Serif" w:hAnsi="Liberation Serif" w:eastAsia="Liberation Serif" w:cs="Liberation Serif"/>
      <w:color w:val="auto"/>
      <w:kern w:val="0"/>
      <w:sz w:val="24"/>
      <w:szCs w:val="24"/>
      <w:lang w:val="ru-RU" w:eastAsia="ru-RU" w:bidi="ar-SA"/>
    </w:rPr>
  </w:style>
  <w:style w:type="paragraph" w:styleId="1">
    <w:name w:val="Heading 1"/>
    <w:basedOn w:val="Normal"/>
    <w:qFormat/>
    <w:pPr>
      <w:keepNext w:val="true"/>
      <w:keepLines/>
      <w:spacing w:before="480" w:after="120"/>
      <w:outlineLvl w:val="0"/>
    </w:pPr>
    <w:rPr>
      <w:b/>
      <w:sz w:val="48"/>
      <w:szCs w:val="48"/>
    </w:rPr>
  </w:style>
  <w:style w:type="paragraph" w:styleId="2">
    <w:name w:val="Heading 2"/>
    <w:basedOn w:val="Normal"/>
    <w:qFormat/>
    <w:pPr>
      <w:keepNext w:val="true"/>
      <w:keepLines/>
      <w:spacing w:before="360" w:after="80"/>
      <w:outlineLvl w:val="1"/>
    </w:pPr>
    <w:rPr>
      <w:b/>
      <w:sz w:val="36"/>
      <w:szCs w:val="36"/>
    </w:rPr>
  </w:style>
  <w:style w:type="paragraph" w:styleId="3">
    <w:name w:val="Heading 3"/>
    <w:basedOn w:val="Normal"/>
    <w:qFormat/>
    <w:pPr>
      <w:keepNext w:val="true"/>
      <w:keepLines/>
      <w:spacing w:before="280" w:after="80"/>
      <w:outlineLvl w:val="2"/>
    </w:pPr>
    <w:rPr>
      <w:b/>
      <w:sz w:val="28"/>
      <w:szCs w:val="28"/>
    </w:rPr>
  </w:style>
  <w:style w:type="paragraph" w:styleId="4">
    <w:name w:val="Heading 4"/>
    <w:basedOn w:val="Normal"/>
    <w:qFormat/>
    <w:pPr>
      <w:keepNext w:val="true"/>
      <w:keepLines/>
      <w:spacing w:before="240" w:after="40"/>
      <w:outlineLvl w:val="3"/>
    </w:pPr>
    <w:rPr>
      <w:b/>
    </w:rPr>
  </w:style>
  <w:style w:type="paragraph" w:styleId="5">
    <w:name w:val="Heading 5"/>
    <w:basedOn w:val="Normal"/>
    <w:qFormat/>
    <w:pPr>
      <w:keepNext w:val="true"/>
      <w:keepLines/>
      <w:spacing w:before="220" w:after="40"/>
      <w:outlineLvl w:val="4"/>
    </w:pPr>
    <w:rPr>
      <w:b/>
      <w:sz w:val="22"/>
      <w:szCs w:val="22"/>
    </w:rPr>
  </w:style>
  <w:style w:type="paragraph" w:styleId="6">
    <w:name w:val="Heading 6"/>
    <w:basedOn w:val="Normal"/>
    <w:qFormat/>
    <w:pPr>
      <w:keepNext w:val="true"/>
      <w:keepLines/>
      <w:spacing w:before="200" w:after="40"/>
      <w:outlineLvl w:val="5"/>
    </w:pPr>
    <w:rPr>
      <w:b/>
      <w:sz w:val="20"/>
      <w:szCs w:val="20"/>
    </w:rPr>
  </w:style>
  <w:style w:type="paragraph" w:styleId="7">
    <w:name w:val="Heading 7"/>
    <w:basedOn w:val="Normal"/>
    <w:link w:val="70"/>
    <w:uiPriority w:val="9"/>
    <w:unhideWhenUsed/>
    <w:qFormat/>
    <w:rsid w:val="00050519"/>
    <w:pPr>
      <w:keepNext w:val="true"/>
      <w:keepLines/>
      <w:spacing w:before="200" w:after="0"/>
      <w:outlineLvl w:val="6"/>
    </w:pPr>
    <w:rPr>
      <w:rFonts w:ascii="Calibri" w:hAnsi="Calibri" w:eastAsia="" w:cs="" w:asciiTheme="majorHAnsi" w:cstheme="majorBidi" w:eastAsiaTheme="majorEastAsia" w:hAnsiTheme="majorHAnsi"/>
      <w:i/>
      <w:iCs/>
      <w:color w:val="404040" w:themeColor="text1" w:themeTint="bf"/>
    </w:rPr>
  </w:style>
  <w:style w:type="paragraph" w:styleId="8">
    <w:name w:val="Heading 8"/>
    <w:basedOn w:val="Normal"/>
    <w:link w:val="80"/>
    <w:uiPriority w:val="9"/>
    <w:unhideWhenUsed/>
    <w:qFormat/>
    <w:rsid w:val="00050519"/>
    <w:pPr>
      <w:keepNext w:val="true"/>
      <w:keepLines/>
      <w:spacing w:before="200" w:after="0"/>
      <w:outlineLvl w:val="7"/>
    </w:pPr>
    <w:rPr>
      <w:rFonts w:ascii="Calibri" w:hAnsi="Calibri" w:eastAsia="" w:cs="" w:asciiTheme="majorHAnsi" w:cstheme="majorBidi" w:eastAsiaTheme="majorEastAsia" w:hAnsiTheme="majorHAnsi"/>
      <w:color w:val="404040" w:themeColor="text1" w:themeTint="bf"/>
      <w:sz w:val="20"/>
      <w:szCs w:val="20"/>
    </w:rPr>
  </w:style>
  <w:style w:type="character" w:styleId="DefaultParagraphFont" w:default="1">
    <w:name w:val="Default Paragraph Font"/>
    <w:uiPriority w:val="1"/>
    <w:semiHidden/>
    <w:unhideWhenUsed/>
    <w:qFormat/>
    <w:rPr/>
  </w:style>
  <w:style w:type="character" w:styleId="Style6" w:customStyle="1">
    <w:name w:val="Текст выноски Знак"/>
    <w:basedOn w:val="DefaultParagraphFont"/>
    <w:link w:val="a9"/>
    <w:uiPriority w:val="99"/>
    <w:semiHidden/>
    <w:qFormat/>
    <w:rsid w:val="008a49a2"/>
    <w:rPr>
      <w:rFonts w:ascii="Tahoma" w:hAnsi="Tahoma" w:cs="Tahoma"/>
      <w:sz w:val="16"/>
      <w:szCs w:val="16"/>
    </w:rPr>
  </w:style>
  <w:style w:type="character" w:styleId="PlaceholderText">
    <w:name w:val="Placeholder Text"/>
    <w:basedOn w:val="DefaultParagraphFont"/>
    <w:uiPriority w:val="99"/>
    <w:semiHidden/>
    <w:qFormat/>
    <w:rsid w:val="00210b29"/>
    <w:rPr>
      <w:color w:val="808080"/>
    </w:rPr>
  </w:style>
  <w:style w:type="character" w:styleId="71" w:customStyle="1">
    <w:name w:val="Заголовок 7 Знак"/>
    <w:basedOn w:val="DefaultParagraphFont"/>
    <w:link w:val="7"/>
    <w:uiPriority w:val="9"/>
    <w:qFormat/>
    <w:rsid w:val="00050519"/>
    <w:rPr>
      <w:rFonts w:ascii="Calibri" w:hAnsi="Calibri" w:eastAsia="" w:cs="" w:asciiTheme="majorHAnsi" w:cstheme="majorBidi" w:eastAsiaTheme="majorEastAsia" w:hAnsiTheme="majorHAnsi"/>
      <w:i/>
      <w:iCs/>
      <w:color w:val="404040" w:themeColor="text1" w:themeTint="bf"/>
    </w:rPr>
  </w:style>
  <w:style w:type="character" w:styleId="81" w:customStyle="1">
    <w:name w:val="Заголовок 8 Знак"/>
    <w:basedOn w:val="DefaultParagraphFont"/>
    <w:link w:val="8"/>
    <w:uiPriority w:val="9"/>
    <w:qFormat/>
    <w:rsid w:val="00050519"/>
    <w:rPr>
      <w:rFonts w:ascii="Calibri" w:hAnsi="Calibri" w:eastAsia="" w:cs="" w:asciiTheme="majorHAnsi" w:cstheme="majorBidi" w:eastAsiaTheme="majorEastAsia" w:hAnsiTheme="majorHAnsi"/>
      <w:color w:val="404040" w:themeColor="text1" w:themeTint="bf"/>
      <w:sz w:val="20"/>
      <w:szCs w:val="20"/>
    </w:rPr>
  </w:style>
  <w:style w:type="character" w:styleId="Style7">
    <w:name w:val="Интернет-ссылка"/>
    <w:basedOn w:val="DefaultParagraphFont"/>
    <w:uiPriority w:val="99"/>
    <w:unhideWhenUsed/>
    <w:rsid w:val="00050519"/>
    <w:rPr>
      <w:color w:val="0000FF" w:themeColor="hyperlink"/>
      <w:u w:val="single"/>
    </w:rPr>
  </w:style>
  <w:style w:type="character" w:styleId="Strong">
    <w:name w:val="Strong"/>
    <w:basedOn w:val="DefaultParagraphFont"/>
    <w:uiPriority w:val="22"/>
    <w:qFormat/>
    <w:rsid w:val="00e44a1a"/>
    <w:rPr>
      <w:b/>
      <w:bCs/>
    </w:rPr>
  </w:style>
  <w:style w:type="character" w:styleId="IntenseReference">
    <w:name w:val="Intense Reference"/>
    <w:basedOn w:val="DefaultParagraphFont"/>
    <w:uiPriority w:val="32"/>
    <w:qFormat/>
    <w:rsid w:val="004e5728"/>
    <w:rPr>
      <w:b/>
      <w:bCs/>
      <w:smallCaps/>
      <w:color w:val="C0504D" w:themeColor="accent2"/>
      <w:spacing w:val="5"/>
      <w:u w:val="single"/>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sz w:val="20"/>
    </w:rPr>
  </w:style>
  <w:style w:type="character" w:styleId="ListLabel11">
    <w:name w:val="ListLabel 11"/>
    <w:qFormat/>
    <w:rPr>
      <w:rFonts w:eastAsia="Liberation Serif" w:cs="Liberation Serif"/>
      <w:b/>
      <w:color w:val="555555"/>
      <w:sz w:val="27"/>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rFonts w:ascii="Times New Roman" w:hAnsi="Times New Roman" w:eastAsia="Play" w:cs="Times New Roman"/>
      <w:sz w:val="28"/>
      <w:szCs w:val="28"/>
    </w:rPr>
  </w:style>
  <w:style w:type="character" w:styleId="Style8">
    <w:name w:val="Ссылка указателя"/>
    <w:qFormat/>
    <w:rPr/>
  </w:style>
  <w:style w:type="paragraph" w:styleId="Style9">
    <w:name w:val="Заголовок"/>
    <w:basedOn w:val="Normal"/>
    <w:next w:val="Style10"/>
    <w:qFormat/>
    <w:pPr>
      <w:keepNext w:val="true"/>
      <w:spacing w:before="240" w:after="120"/>
    </w:pPr>
    <w:rPr>
      <w:rFonts w:ascii="Liberation Sans" w:hAnsi="Liberation Sans" w:eastAsia="Tahoma" w:cs="Lohit Devanagari"/>
      <w:sz w:val="28"/>
      <w:szCs w:val="28"/>
    </w:rPr>
  </w:style>
  <w:style w:type="paragraph" w:styleId="Style10">
    <w:name w:val="Body Text"/>
    <w:basedOn w:val="Normal"/>
    <w:pPr>
      <w:spacing w:lineRule="auto" w:line="276" w:before="0" w:after="140"/>
    </w:pPr>
    <w:rPr/>
  </w:style>
  <w:style w:type="paragraph" w:styleId="Style11">
    <w:name w:val="List"/>
    <w:basedOn w:val="Style10"/>
    <w:pPr/>
    <w:rPr>
      <w:rFonts w:cs="Lohit Devanagari"/>
    </w:rPr>
  </w:style>
  <w:style w:type="paragraph" w:styleId="Style12">
    <w:name w:val="Caption"/>
    <w:basedOn w:val="Normal"/>
    <w:qFormat/>
    <w:pPr>
      <w:suppressLineNumbers/>
      <w:spacing w:before="120" w:after="120"/>
    </w:pPr>
    <w:rPr>
      <w:rFonts w:cs="Lohit Devanagari"/>
      <w:i/>
      <w:iCs/>
      <w:sz w:val="24"/>
      <w:szCs w:val="24"/>
    </w:rPr>
  </w:style>
  <w:style w:type="paragraph" w:styleId="Style13">
    <w:name w:val="Указатель"/>
    <w:basedOn w:val="Normal"/>
    <w:qFormat/>
    <w:pPr>
      <w:suppressLineNumbers/>
    </w:pPr>
    <w:rPr>
      <w:rFonts w:cs="Lohit Devanagari"/>
    </w:rPr>
  </w:style>
  <w:style w:type="paragraph" w:styleId="Style14">
    <w:name w:val="Title"/>
    <w:basedOn w:val="Normal"/>
    <w:qFormat/>
    <w:pPr>
      <w:keepNext w:val="true"/>
      <w:keepLines/>
      <w:spacing w:before="480" w:after="120"/>
    </w:pPr>
    <w:rPr>
      <w:b/>
      <w:sz w:val="72"/>
      <w:szCs w:val="72"/>
    </w:rPr>
  </w:style>
  <w:style w:type="paragraph" w:styleId="Style15">
    <w:name w:val="Subtitle"/>
    <w:basedOn w:val="Normal"/>
    <w:qFormat/>
    <w:pPr>
      <w:keepNext w:val="true"/>
      <w:keepLines/>
      <w:spacing w:before="360" w:after="80"/>
    </w:pPr>
    <w:rPr>
      <w:rFonts w:ascii="Georgia" w:hAnsi="Georgia" w:eastAsia="Georgia" w:cs="Georgia"/>
      <w:i/>
      <w:color w:val="666666"/>
      <w:sz w:val="48"/>
      <w:szCs w:val="48"/>
    </w:rPr>
  </w:style>
  <w:style w:type="paragraph" w:styleId="BalloonText">
    <w:name w:val="Balloon Text"/>
    <w:basedOn w:val="Normal"/>
    <w:link w:val="aa"/>
    <w:uiPriority w:val="99"/>
    <w:semiHidden/>
    <w:unhideWhenUsed/>
    <w:qFormat/>
    <w:rsid w:val="008a49a2"/>
    <w:pPr/>
    <w:rPr>
      <w:rFonts w:ascii="Tahoma" w:hAnsi="Tahoma" w:cs="Tahoma"/>
      <w:sz w:val="16"/>
      <w:szCs w:val="16"/>
    </w:rPr>
  </w:style>
  <w:style w:type="paragraph" w:styleId="NoSpacing">
    <w:name w:val="No Spacing"/>
    <w:uiPriority w:val="1"/>
    <w:qFormat/>
    <w:rsid w:val="008b1122"/>
    <w:pPr>
      <w:widowControl/>
      <w:bidi w:val="0"/>
      <w:ind w:right="0" w:hanging="0"/>
      <w:jc w:val="left"/>
    </w:pPr>
    <w:rPr>
      <w:rFonts w:ascii="Cambria" w:hAnsi="Cambria" w:eastAsia="" w:cs="" w:asciiTheme="minorHAnsi" w:cstheme="minorBidi" w:eastAsiaTheme="minorEastAsia" w:hAnsiTheme="minorHAnsi"/>
      <w:color w:val="auto"/>
      <w:kern w:val="0"/>
      <w:sz w:val="22"/>
      <w:szCs w:val="22"/>
      <w:lang w:val="ru-RU" w:eastAsia="ru-RU" w:bidi="ar-SA"/>
    </w:rPr>
  </w:style>
  <w:style w:type="paragraph" w:styleId="ListParagraph">
    <w:name w:val="List Paragraph"/>
    <w:basedOn w:val="Normal"/>
    <w:uiPriority w:val="34"/>
    <w:qFormat/>
    <w:rsid w:val="00f46b18"/>
    <w:pPr>
      <w:spacing w:before="0" w:after="0"/>
      <w:ind w:left="720" w:right="850" w:hanging="0"/>
      <w:contextualSpacing/>
    </w:pPr>
    <w:rPr/>
  </w:style>
  <w:style w:type="paragraph" w:styleId="11">
    <w:name w:val="TOC 1"/>
    <w:basedOn w:val="Normal"/>
    <w:autoRedefine/>
    <w:uiPriority w:val="39"/>
    <w:unhideWhenUsed/>
    <w:rsid w:val="00050519"/>
    <w:pPr>
      <w:spacing w:before="0" w:after="100"/>
    </w:pPr>
    <w:rPr/>
  </w:style>
  <w:style w:type="paragraph" w:styleId="21">
    <w:name w:val="TOC 2"/>
    <w:basedOn w:val="Normal"/>
    <w:autoRedefine/>
    <w:uiPriority w:val="39"/>
    <w:unhideWhenUsed/>
    <w:rsid w:val="00050519"/>
    <w:pPr>
      <w:spacing w:before="0" w:after="100"/>
      <w:ind w:left="240" w:right="850" w:hanging="0"/>
    </w:pPr>
    <w:rPr/>
  </w:style>
  <w:style w:type="paragraph" w:styleId="82">
    <w:name w:val="TOC 8"/>
    <w:basedOn w:val="Normal"/>
    <w:autoRedefine/>
    <w:uiPriority w:val="39"/>
    <w:unhideWhenUsed/>
    <w:rsid w:val="00050519"/>
    <w:pPr>
      <w:spacing w:before="0" w:after="100"/>
      <w:ind w:left="1680" w:right="850" w:hanging="0"/>
    </w:pPr>
    <w:rPr/>
  </w:style>
  <w:style w:type="paragraph" w:styleId="72">
    <w:name w:val="TOC 7"/>
    <w:basedOn w:val="Normal"/>
    <w:autoRedefine/>
    <w:uiPriority w:val="39"/>
    <w:unhideWhenUsed/>
    <w:rsid w:val="00375ba0"/>
    <w:pPr>
      <w:spacing w:before="0" w:after="100"/>
      <w:ind w:left="1440" w:right="850" w:hanging="0"/>
    </w:pPr>
    <w:rPr/>
  </w:style>
  <w:style w:type="paragraph" w:styleId="NormalWeb">
    <w:name w:val="Normal (Web)"/>
    <w:basedOn w:val="Normal"/>
    <w:uiPriority w:val="99"/>
    <w:semiHidden/>
    <w:unhideWhenUsed/>
    <w:qFormat/>
    <w:rsid w:val="004e5728"/>
    <w:pPr>
      <w:spacing w:beforeAutospacing="1" w:afterAutospacing="1"/>
      <w:ind w:right="0" w:hanging="0"/>
    </w:pPr>
    <w:rPr>
      <w:rFonts w:ascii="Times New Roman" w:hAnsi="Times New Roman" w:eastAsia="Times New Roman" w:cs="Times New Roman"/>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styleId="ad">
    <w:name w:val="Table Grid"/>
    <w:basedOn w:val="a1"/>
    <w:uiPriority w:val="59"/>
    <w:rsid w:val="008b1122"/>
    <w:pPr>
      <w:ind w:right="0"/>
    </w:pPr>
    <w:rPr>
      <w:rFonts w:asciiTheme="minorHAnsi" w:hAnsiTheme="minorHAnsi" w:eastAsiaTheme="minorHAnsi" w:cstheme="minorBidi"/>
      <w:lang w:eastAsia="en-US"/>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hyperlink" Target="https://www.prj-exp.ru/patterns/pattern_tech_task.php" TargetMode="External"/><Relationship Id="rId34" Type="http://schemas.openxmlformats.org/officeDocument/2006/relationships/hyperlink" Target="https://automation-system.ru/spravochnik-inzhenera/item/7-9.html" TargetMode="External"/><Relationship Id="rId35" Type="http://schemas.openxmlformats.org/officeDocument/2006/relationships/image" Target="media/image32.png"/><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Relationship Id="rId39" Type="http://schemas.openxmlformats.org/officeDocument/2006/relationships/theme" Target="theme/theme1.xml"/><Relationship Id="rId4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0F8892-7BB8-49BB-98D7-B2C8986BC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4794</TotalTime>
  <Application>LibreOffice/6.0.7.3$Linux_x86 LibreOffice_project/00m0$Build-3</Application>
  <Pages>49</Pages>
  <Words>7743</Words>
  <Characters>53361</Characters>
  <CharactersWithSpaces>60782</CharactersWithSpaces>
  <Paragraphs>606</Paragraphs>
  <Company>diakov.net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2020-08-06T09:32:00Z</dcterms:created>
  <dc:creator>User</dc:creator>
  <dc:description/>
  <dc:language>ru-RU</dc:language>
  <cp:lastModifiedBy/>
  <cp:lastPrinted>2018-08-30T11:50:00Z</cp:lastPrinted>
  <dcterms:modified xsi:type="dcterms:W3CDTF">2020-08-23T19:37:06Z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diakov.net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